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982F6" w14:textId="6509EBC3" w:rsidR="00B372C0" w:rsidRDefault="008936EB" w:rsidP="002E28DC">
      <w:pPr>
        <w:pStyle w:val="Heading1"/>
      </w:pPr>
      <w:r>
        <w:t>Survey for CCF analysis:</w:t>
      </w:r>
    </w:p>
    <w:p w14:paraId="2C87F7F7" w14:textId="26C26CEA" w:rsidR="006A5244" w:rsidRPr="006A5244" w:rsidRDefault="003B601F">
      <w:pPr>
        <w:rPr>
          <w:b/>
          <w:bCs/>
        </w:rPr>
      </w:pPr>
      <w:r>
        <w:rPr>
          <w:b/>
          <w:bCs/>
        </w:rPr>
        <w:t>All answers applied to s</w:t>
      </w:r>
      <w:r w:rsidR="006A5244" w:rsidRPr="006A5244">
        <w:rPr>
          <w:b/>
          <w:bCs/>
        </w:rPr>
        <w:t>pecific CCCG</w:t>
      </w:r>
    </w:p>
    <w:p w14:paraId="2C2C3D7B" w14:textId="77777777" w:rsidR="00F71639" w:rsidRDefault="00F71639" w:rsidP="00F71639">
      <w:pPr>
        <w:pStyle w:val="Heading2"/>
      </w:pPr>
      <w:r>
        <w:t>1: Input similarity-Subfactor Score</w:t>
      </w:r>
    </w:p>
    <w:p w14:paraId="383F71C0" w14:textId="77777777" w:rsidR="00F71639" w:rsidRDefault="00F71639" w:rsidP="00F71639">
      <w:r>
        <w:t>For this survey, the best option at the moment is to take the average of the 5 questions. note that each of the question 1a thru 1e have 5 possible values 0, .25, .5, .75, 1.</w:t>
      </w:r>
    </w:p>
    <w:p w14:paraId="74FB92F6" w14:textId="77777777" w:rsidR="00F71639" w:rsidRDefault="00F71639" w:rsidP="00F71639">
      <w:r>
        <w:t xml:space="preserve">Index = (what + where + format + how + when)/5 </w:t>
      </w:r>
    </w:p>
    <w:p w14:paraId="3E39FE20" w14:textId="77777777" w:rsidR="002875A0" w:rsidRDefault="002875A0" w:rsidP="00F71639"/>
    <w:p w14:paraId="3F3BED12" w14:textId="77777777" w:rsidR="002875A0" w:rsidRDefault="002875A0" w:rsidP="00F71639"/>
    <w:p w14:paraId="77A5F3DA" w14:textId="77777777" w:rsidR="002875A0" w:rsidRDefault="002875A0" w:rsidP="00F71639"/>
    <w:p w14:paraId="04D3844A" w14:textId="77777777" w:rsidR="002875A0" w:rsidRDefault="002875A0" w:rsidP="00F71639"/>
    <w:p w14:paraId="7241DAC1" w14:textId="77777777" w:rsidR="00F71639" w:rsidRDefault="00F71639" w:rsidP="00F71639"/>
    <w:p w14:paraId="63A3C1F4" w14:textId="640B1301" w:rsidR="00B07E31" w:rsidRDefault="00450CBF" w:rsidP="00F71639">
      <w:pPr>
        <w:pStyle w:val="Heading3"/>
      </w:pPr>
      <w:r>
        <w:t xml:space="preserve">Information/input similarity </w:t>
      </w:r>
      <w:r w:rsidR="00B07E31">
        <w:t>Question 1</w:t>
      </w:r>
      <w:r w:rsidR="00B346CF">
        <w:t>a</w:t>
      </w:r>
      <w:r w:rsidR="00B07E31">
        <w:t xml:space="preserve"> (</w:t>
      </w:r>
      <w:r w:rsidR="006A5244">
        <w:t>What</w:t>
      </w:r>
      <w:r w:rsidR="00B07E31">
        <w:t>)</w:t>
      </w:r>
    </w:p>
    <w:p w14:paraId="4A13A697" w14:textId="5CA73EC8" w:rsidR="006A5244" w:rsidRDefault="006A5244" w:rsidP="006A5244">
      <w:pPr>
        <w:spacing w:after="0" w:line="240" w:lineRule="auto"/>
        <w:rPr>
          <w:szCs w:val="22"/>
        </w:rPr>
      </w:pPr>
      <w:r>
        <w:t xml:space="preserve">Information in this case refers to the </w:t>
      </w:r>
      <w:r>
        <w:rPr>
          <w:b/>
          <w:bCs/>
        </w:rPr>
        <w:t xml:space="preserve">What of information. </w:t>
      </w:r>
      <w:r w:rsidRPr="00836BE7">
        <w:rPr>
          <w:szCs w:val="22"/>
        </w:rPr>
        <w:t>What is the information or variable of interest (pressure, temperature, etc.)</w:t>
      </w:r>
      <w:r>
        <w:rPr>
          <w:szCs w:val="22"/>
        </w:rPr>
        <w:t xml:space="preserve"> and is that shared by the members of the CCCG? </w:t>
      </w:r>
    </w:p>
    <w:p w14:paraId="431EC3EF" w14:textId="77777777" w:rsidR="006A5244" w:rsidRPr="00836BE7" w:rsidRDefault="006A5244" w:rsidP="006A5244">
      <w:pPr>
        <w:spacing w:after="0" w:line="240" w:lineRule="auto"/>
        <w:rPr>
          <w:szCs w:val="22"/>
        </w:rPr>
      </w:pPr>
    </w:p>
    <w:p w14:paraId="257E116A" w14:textId="22C487B4" w:rsidR="00B07E31" w:rsidRDefault="006A5244" w:rsidP="00B07E31">
      <w:r>
        <w:rPr>
          <w:b/>
          <w:bCs/>
        </w:rPr>
        <w:t xml:space="preserve">Question: </w:t>
      </w:r>
      <w:r>
        <w:t xml:space="preserve">Considering the elements of the CCCG, to what extent do the elements rely on the same </w:t>
      </w:r>
      <w:r w:rsidR="00B346CF">
        <w:t xml:space="preserve">“What” </w:t>
      </w:r>
      <w:r>
        <w:t>information?</w:t>
      </w:r>
    </w:p>
    <w:p w14:paraId="5B8353D2" w14:textId="77777777" w:rsidR="00B07E31" w:rsidRPr="005F075B" w:rsidRDefault="00B07E31" w:rsidP="00B07E31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F075B">
        <w:rPr>
          <w:rFonts w:ascii="Segoe UI Symbol" w:hAnsi="Segoe UI Symbol" w:cs="Segoe UI Symbol"/>
          <w:sz w:val="22"/>
          <w:szCs w:val="22"/>
        </w:rPr>
        <w:t>☐</w:t>
      </w:r>
      <w:r w:rsidRPr="005F075B">
        <w:rPr>
          <w:rFonts w:ascii="Times New Roman" w:hAnsi="Times New Roman" w:cs="Times New Roman"/>
          <w:sz w:val="22"/>
          <w:szCs w:val="22"/>
        </w:rPr>
        <w:t xml:space="preserve"> Not at all</w:t>
      </w:r>
    </w:p>
    <w:p w14:paraId="58338424" w14:textId="77777777" w:rsidR="00B07E31" w:rsidRPr="005F075B" w:rsidRDefault="00B07E31" w:rsidP="00B07E31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F075B">
        <w:rPr>
          <w:rFonts w:ascii="Segoe UI Symbol" w:hAnsi="Segoe UI Symbol" w:cs="Segoe UI Symbol"/>
          <w:sz w:val="22"/>
          <w:szCs w:val="22"/>
        </w:rPr>
        <w:t>☐</w:t>
      </w:r>
      <w:r w:rsidRPr="005F075B">
        <w:rPr>
          <w:rFonts w:ascii="Times New Roman" w:hAnsi="Times New Roman" w:cs="Times New Roman"/>
          <w:sz w:val="22"/>
          <w:szCs w:val="22"/>
        </w:rPr>
        <w:t xml:space="preserve"> To a small extent</w:t>
      </w:r>
    </w:p>
    <w:p w14:paraId="4B6145A6" w14:textId="77777777" w:rsidR="00B07E31" w:rsidRPr="005F075B" w:rsidRDefault="00B07E31" w:rsidP="00B07E31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F075B">
        <w:rPr>
          <w:rFonts w:ascii="Segoe UI Symbol" w:hAnsi="Segoe UI Symbol" w:cs="Segoe UI Symbol"/>
          <w:sz w:val="22"/>
          <w:szCs w:val="22"/>
        </w:rPr>
        <w:t>☐</w:t>
      </w:r>
      <w:r w:rsidRPr="005F075B">
        <w:rPr>
          <w:rFonts w:ascii="Times New Roman" w:hAnsi="Times New Roman" w:cs="Times New Roman"/>
          <w:sz w:val="22"/>
          <w:szCs w:val="22"/>
        </w:rPr>
        <w:t xml:space="preserve"> To a moderate extent</w:t>
      </w:r>
    </w:p>
    <w:p w14:paraId="6DB9D2B6" w14:textId="77777777" w:rsidR="00B07E31" w:rsidRPr="005F075B" w:rsidRDefault="00B07E31" w:rsidP="00B07E31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F075B">
        <w:rPr>
          <w:rFonts w:ascii="Segoe UI Symbol" w:hAnsi="Segoe UI Symbol" w:cs="Segoe UI Symbol"/>
          <w:sz w:val="22"/>
          <w:szCs w:val="22"/>
        </w:rPr>
        <w:t>☐</w:t>
      </w:r>
      <w:r w:rsidRPr="005F075B">
        <w:rPr>
          <w:rFonts w:ascii="Times New Roman" w:hAnsi="Times New Roman" w:cs="Times New Roman"/>
          <w:sz w:val="22"/>
          <w:szCs w:val="22"/>
        </w:rPr>
        <w:t xml:space="preserve"> To a great extent</w:t>
      </w:r>
    </w:p>
    <w:p w14:paraId="0CD56F0E" w14:textId="77777777" w:rsidR="00B07E31" w:rsidRPr="005F075B" w:rsidRDefault="00B07E31" w:rsidP="00B07E31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F075B">
        <w:rPr>
          <w:rFonts w:ascii="Segoe UI Symbol" w:hAnsi="Segoe UI Symbol" w:cs="Segoe UI Symbol"/>
          <w:sz w:val="22"/>
          <w:szCs w:val="22"/>
        </w:rPr>
        <w:t>☐</w:t>
      </w:r>
      <w:r w:rsidRPr="005F075B">
        <w:rPr>
          <w:rFonts w:ascii="Times New Roman" w:hAnsi="Times New Roman" w:cs="Times New Roman"/>
          <w:sz w:val="22"/>
          <w:szCs w:val="22"/>
        </w:rPr>
        <w:t xml:space="preserve"> Fully and systematically</w:t>
      </w:r>
    </w:p>
    <w:p w14:paraId="393C5B32" w14:textId="77777777" w:rsidR="00B07E31" w:rsidRDefault="00B07E31" w:rsidP="00B07E31"/>
    <w:p w14:paraId="1510A46D" w14:textId="08CEFE73" w:rsidR="006A5244" w:rsidRDefault="0006589B" w:rsidP="00F71639">
      <w:pPr>
        <w:pStyle w:val="Heading3"/>
      </w:pPr>
      <w:r w:rsidRPr="00F71639">
        <w:t>Information</w:t>
      </w:r>
      <w:r>
        <w:t>/input similarity Question 1b (</w:t>
      </w:r>
      <w:r w:rsidR="006A5244">
        <w:t>Where</w:t>
      </w:r>
      <w:r>
        <w:t>)</w:t>
      </w:r>
    </w:p>
    <w:p w14:paraId="77F1E27A" w14:textId="7B50F093" w:rsidR="006A5244" w:rsidRDefault="006A5244" w:rsidP="006A5244">
      <w:pPr>
        <w:spacing w:after="0" w:line="240" w:lineRule="auto"/>
        <w:rPr>
          <w:szCs w:val="22"/>
        </w:rPr>
      </w:pPr>
      <w:r>
        <w:t xml:space="preserve">Information in this case refers to the </w:t>
      </w:r>
      <w:r w:rsidR="00B346CF">
        <w:rPr>
          <w:b/>
          <w:bCs/>
        </w:rPr>
        <w:t>Where</w:t>
      </w:r>
      <w:r>
        <w:rPr>
          <w:b/>
          <w:bCs/>
        </w:rPr>
        <w:t xml:space="preserve"> of information. </w:t>
      </w:r>
      <w:r w:rsidR="00B346CF" w:rsidRPr="00836BE7">
        <w:rPr>
          <w:szCs w:val="22"/>
        </w:rPr>
        <w:t xml:space="preserve">Where does the information come from (pressure sensor, human messenger, external system, etc.) </w:t>
      </w:r>
      <w:r>
        <w:rPr>
          <w:szCs w:val="22"/>
        </w:rPr>
        <w:t xml:space="preserve"> and is that shared by the members of the CCCG? </w:t>
      </w:r>
    </w:p>
    <w:p w14:paraId="158A6CDE" w14:textId="77777777" w:rsidR="006A5244" w:rsidRPr="00836BE7" w:rsidRDefault="006A5244" w:rsidP="006A5244">
      <w:pPr>
        <w:spacing w:after="0" w:line="240" w:lineRule="auto"/>
        <w:rPr>
          <w:szCs w:val="22"/>
        </w:rPr>
      </w:pPr>
    </w:p>
    <w:p w14:paraId="7A7F2E94" w14:textId="337D6BA1" w:rsidR="006A5244" w:rsidRDefault="006A5244" w:rsidP="006A5244">
      <w:r>
        <w:rPr>
          <w:b/>
          <w:bCs/>
        </w:rPr>
        <w:t xml:space="preserve">Question: </w:t>
      </w:r>
      <w:r>
        <w:t>Considering the elements of the CCCG, to what extent do the elements rely on the same</w:t>
      </w:r>
      <w:r w:rsidR="00B346CF">
        <w:t xml:space="preserve"> “where”</w:t>
      </w:r>
      <w:r>
        <w:t xml:space="preserve"> information?</w:t>
      </w:r>
    </w:p>
    <w:p w14:paraId="7C2ACADD" w14:textId="77777777" w:rsidR="006A5244" w:rsidRPr="005F075B" w:rsidRDefault="006A5244" w:rsidP="006A5244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F075B">
        <w:rPr>
          <w:rFonts w:ascii="Segoe UI Symbol" w:hAnsi="Segoe UI Symbol" w:cs="Segoe UI Symbol"/>
          <w:sz w:val="22"/>
          <w:szCs w:val="22"/>
        </w:rPr>
        <w:lastRenderedPageBreak/>
        <w:t>☐</w:t>
      </w:r>
      <w:r w:rsidRPr="005F075B">
        <w:rPr>
          <w:rFonts w:ascii="Times New Roman" w:hAnsi="Times New Roman" w:cs="Times New Roman"/>
          <w:sz w:val="22"/>
          <w:szCs w:val="22"/>
        </w:rPr>
        <w:t xml:space="preserve"> Not at all</w:t>
      </w:r>
    </w:p>
    <w:p w14:paraId="10B57E18" w14:textId="77777777" w:rsidR="006A5244" w:rsidRPr="005F075B" w:rsidRDefault="006A5244" w:rsidP="006A5244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F075B">
        <w:rPr>
          <w:rFonts w:ascii="Segoe UI Symbol" w:hAnsi="Segoe UI Symbol" w:cs="Segoe UI Symbol"/>
          <w:sz w:val="22"/>
          <w:szCs w:val="22"/>
        </w:rPr>
        <w:t>☐</w:t>
      </w:r>
      <w:r w:rsidRPr="005F075B">
        <w:rPr>
          <w:rFonts w:ascii="Times New Roman" w:hAnsi="Times New Roman" w:cs="Times New Roman"/>
          <w:sz w:val="22"/>
          <w:szCs w:val="22"/>
        </w:rPr>
        <w:t xml:space="preserve"> To a small extent</w:t>
      </w:r>
    </w:p>
    <w:p w14:paraId="1DB3114C" w14:textId="77777777" w:rsidR="006A5244" w:rsidRPr="005F075B" w:rsidRDefault="006A5244" w:rsidP="006A5244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F075B">
        <w:rPr>
          <w:rFonts w:ascii="Segoe UI Symbol" w:hAnsi="Segoe UI Symbol" w:cs="Segoe UI Symbol"/>
          <w:sz w:val="22"/>
          <w:szCs w:val="22"/>
        </w:rPr>
        <w:t>☐</w:t>
      </w:r>
      <w:r w:rsidRPr="005F075B">
        <w:rPr>
          <w:rFonts w:ascii="Times New Roman" w:hAnsi="Times New Roman" w:cs="Times New Roman"/>
          <w:sz w:val="22"/>
          <w:szCs w:val="22"/>
        </w:rPr>
        <w:t xml:space="preserve"> To a moderate extent</w:t>
      </w:r>
    </w:p>
    <w:p w14:paraId="79AB5B62" w14:textId="77777777" w:rsidR="006A5244" w:rsidRPr="005F075B" w:rsidRDefault="006A5244" w:rsidP="006A5244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F075B">
        <w:rPr>
          <w:rFonts w:ascii="Segoe UI Symbol" w:hAnsi="Segoe UI Symbol" w:cs="Segoe UI Symbol"/>
          <w:sz w:val="22"/>
          <w:szCs w:val="22"/>
        </w:rPr>
        <w:t>☐</w:t>
      </w:r>
      <w:r w:rsidRPr="005F075B">
        <w:rPr>
          <w:rFonts w:ascii="Times New Roman" w:hAnsi="Times New Roman" w:cs="Times New Roman"/>
          <w:sz w:val="22"/>
          <w:szCs w:val="22"/>
        </w:rPr>
        <w:t xml:space="preserve"> To a great extent</w:t>
      </w:r>
    </w:p>
    <w:p w14:paraId="3DDDC972" w14:textId="77777777" w:rsidR="006A5244" w:rsidRPr="005F075B" w:rsidRDefault="006A5244" w:rsidP="006A5244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F075B">
        <w:rPr>
          <w:rFonts w:ascii="Segoe UI Symbol" w:hAnsi="Segoe UI Symbol" w:cs="Segoe UI Symbol"/>
          <w:sz w:val="22"/>
          <w:szCs w:val="22"/>
        </w:rPr>
        <w:t>☐</w:t>
      </w:r>
      <w:r w:rsidRPr="005F075B">
        <w:rPr>
          <w:rFonts w:ascii="Times New Roman" w:hAnsi="Times New Roman" w:cs="Times New Roman"/>
          <w:sz w:val="22"/>
          <w:szCs w:val="22"/>
        </w:rPr>
        <w:t xml:space="preserve"> Fully and systematically</w:t>
      </w:r>
    </w:p>
    <w:p w14:paraId="0C0073B5" w14:textId="77777777" w:rsidR="006A5244" w:rsidRDefault="006A5244" w:rsidP="00B07E31"/>
    <w:p w14:paraId="3A1B3EA4" w14:textId="5C34AD9E" w:rsidR="00B346CF" w:rsidRDefault="0006589B" w:rsidP="00F71639">
      <w:pPr>
        <w:pStyle w:val="Heading3"/>
      </w:pPr>
      <w:r>
        <w:t>Information/input similarity Question</w:t>
      </w:r>
      <w:r w:rsidR="0093151E">
        <w:t xml:space="preserve"> </w:t>
      </w:r>
      <w:r w:rsidR="00B346CF">
        <w:t>1c</w:t>
      </w:r>
      <w:r w:rsidR="0093151E">
        <w:t xml:space="preserve"> (</w:t>
      </w:r>
      <w:r w:rsidR="00B346CF">
        <w:t>Format</w:t>
      </w:r>
      <w:r w:rsidR="0093151E">
        <w:t>)</w:t>
      </w:r>
    </w:p>
    <w:p w14:paraId="423EF73D" w14:textId="4608D1C6" w:rsidR="00B346CF" w:rsidRDefault="00B346CF" w:rsidP="00B346CF">
      <w:pPr>
        <w:spacing w:after="0" w:line="240" w:lineRule="auto"/>
        <w:rPr>
          <w:szCs w:val="22"/>
        </w:rPr>
      </w:pPr>
      <w:r>
        <w:t xml:space="preserve">Information in this case refers to the </w:t>
      </w:r>
      <w:r>
        <w:rPr>
          <w:b/>
          <w:bCs/>
        </w:rPr>
        <w:t xml:space="preserve">format of information. </w:t>
      </w:r>
      <w:r>
        <w:rPr>
          <w:szCs w:val="22"/>
        </w:rPr>
        <w:t xml:space="preserve">What is the </w:t>
      </w:r>
      <w:r w:rsidRPr="00836BE7">
        <w:rPr>
          <w:szCs w:val="22"/>
        </w:rPr>
        <w:t>format</w:t>
      </w:r>
      <w:r>
        <w:rPr>
          <w:szCs w:val="22"/>
        </w:rPr>
        <w:t xml:space="preserve"> of the in</w:t>
      </w:r>
      <w:r w:rsidRPr="00836BE7">
        <w:rPr>
          <w:szCs w:val="22"/>
        </w:rPr>
        <w:t>formation or data</w:t>
      </w:r>
      <w:r>
        <w:rPr>
          <w:szCs w:val="22"/>
        </w:rPr>
        <w:t xml:space="preserve"> and is that the same format employed for all members of the CCCG? </w:t>
      </w:r>
    </w:p>
    <w:p w14:paraId="049FBAF4" w14:textId="77777777" w:rsidR="00B346CF" w:rsidRPr="00836BE7" w:rsidRDefault="00B346CF" w:rsidP="00B346CF">
      <w:pPr>
        <w:spacing w:after="0" w:line="240" w:lineRule="auto"/>
        <w:rPr>
          <w:szCs w:val="22"/>
        </w:rPr>
      </w:pPr>
    </w:p>
    <w:p w14:paraId="7ED3C34E" w14:textId="736BB5F2" w:rsidR="00B346CF" w:rsidRDefault="00B346CF" w:rsidP="00B346CF">
      <w:r>
        <w:rPr>
          <w:b/>
          <w:bCs/>
        </w:rPr>
        <w:t xml:space="preserve">Question: </w:t>
      </w:r>
      <w:r>
        <w:t>Considering the elements of the CCCG, to what extent do the elements rely on the same “format” information?</w:t>
      </w:r>
    </w:p>
    <w:p w14:paraId="1CF88F09" w14:textId="77777777" w:rsidR="00B346CF" w:rsidRPr="005F075B" w:rsidRDefault="00B346CF" w:rsidP="00B346CF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F075B">
        <w:rPr>
          <w:rFonts w:ascii="Segoe UI Symbol" w:hAnsi="Segoe UI Symbol" w:cs="Segoe UI Symbol"/>
          <w:sz w:val="22"/>
          <w:szCs w:val="22"/>
        </w:rPr>
        <w:t>☐</w:t>
      </w:r>
      <w:r w:rsidRPr="005F075B">
        <w:rPr>
          <w:rFonts w:ascii="Times New Roman" w:hAnsi="Times New Roman" w:cs="Times New Roman"/>
          <w:sz w:val="22"/>
          <w:szCs w:val="22"/>
        </w:rPr>
        <w:t xml:space="preserve"> Not at all</w:t>
      </w:r>
    </w:p>
    <w:p w14:paraId="0693FDF3" w14:textId="77777777" w:rsidR="00B346CF" w:rsidRPr="005F075B" w:rsidRDefault="00B346CF" w:rsidP="00B346CF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F075B">
        <w:rPr>
          <w:rFonts w:ascii="Segoe UI Symbol" w:hAnsi="Segoe UI Symbol" w:cs="Segoe UI Symbol"/>
          <w:sz w:val="22"/>
          <w:szCs w:val="22"/>
        </w:rPr>
        <w:t>☐</w:t>
      </w:r>
      <w:r w:rsidRPr="005F075B">
        <w:rPr>
          <w:rFonts w:ascii="Times New Roman" w:hAnsi="Times New Roman" w:cs="Times New Roman"/>
          <w:sz w:val="22"/>
          <w:szCs w:val="22"/>
        </w:rPr>
        <w:t xml:space="preserve"> To a small extent</w:t>
      </w:r>
    </w:p>
    <w:p w14:paraId="76821729" w14:textId="77777777" w:rsidR="00B346CF" w:rsidRPr="005F075B" w:rsidRDefault="00B346CF" w:rsidP="00B346CF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F075B">
        <w:rPr>
          <w:rFonts w:ascii="Segoe UI Symbol" w:hAnsi="Segoe UI Symbol" w:cs="Segoe UI Symbol"/>
          <w:sz w:val="22"/>
          <w:szCs w:val="22"/>
        </w:rPr>
        <w:t>☐</w:t>
      </w:r>
      <w:r w:rsidRPr="005F075B">
        <w:rPr>
          <w:rFonts w:ascii="Times New Roman" w:hAnsi="Times New Roman" w:cs="Times New Roman"/>
          <w:sz w:val="22"/>
          <w:szCs w:val="22"/>
        </w:rPr>
        <w:t xml:space="preserve"> To a moderate extent</w:t>
      </w:r>
    </w:p>
    <w:p w14:paraId="77BF6F76" w14:textId="77777777" w:rsidR="00B346CF" w:rsidRPr="005F075B" w:rsidRDefault="00B346CF" w:rsidP="00B346CF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F075B">
        <w:rPr>
          <w:rFonts w:ascii="Segoe UI Symbol" w:hAnsi="Segoe UI Symbol" w:cs="Segoe UI Symbol"/>
          <w:sz w:val="22"/>
          <w:szCs w:val="22"/>
        </w:rPr>
        <w:t>☐</w:t>
      </w:r>
      <w:r w:rsidRPr="005F075B">
        <w:rPr>
          <w:rFonts w:ascii="Times New Roman" w:hAnsi="Times New Roman" w:cs="Times New Roman"/>
          <w:sz w:val="22"/>
          <w:szCs w:val="22"/>
        </w:rPr>
        <w:t xml:space="preserve"> To a great extent</w:t>
      </w:r>
    </w:p>
    <w:p w14:paraId="0623ED8B" w14:textId="77777777" w:rsidR="00B346CF" w:rsidRPr="005F075B" w:rsidRDefault="00B346CF" w:rsidP="00B346CF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F075B">
        <w:rPr>
          <w:rFonts w:ascii="Segoe UI Symbol" w:hAnsi="Segoe UI Symbol" w:cs="Segoe UI Symbol"/>
          <w:sz w:val="22"/>
          <w:szCs w:val="22"/>
        </w:rPr>
        <w:t>☐</w:t>
      </w:r>
      <w:r w:rsidRPr="005F075B">
        <w:rPr>
          <w:rFonts w:ascii="Times New Roman" w:hAnsi="Times New Roman" w:cs="Times New Roman"/>
          <w:sz w:val="22"/>
          <w:szCs w:val="22"/>
        </w:rPr>
        <w:t xml:space="preserve"> Fully and systematically</w:t>
      </w:r>
    </w:p>
    <w:p w14:paraId="2F2F068E" w14:textId="77777777" w:rsidR="00B346CF" w:rsidRDefault="00B346CF" w:rsidP="00B07E31"/>
    <w:p w14:paraId="22C80BB7" w14:textId="74DC1933" w:rsidR="00B346CF" w:rsidRDefault="0093151E" w:rsidP="00F71639">
      <w:pPr>
        <w:pStyle w:val="Heading3"/>
      </w:pPr>
      <w:r>
        <w:t xml:space="preserve">Information/input similarity </w:t>
      </w:r>
      <w:r w:rsidR="00B346CF">
        <w:t>Question 1</w:t>
      </w:r>
      <w:r w:rsidR="00337782">
        <w:t>d</w:t>
      </w:r>
      <w:r>
        <w:t xml:space="preserve"> (</w:t>
      </w:r>
      <w:r w:rsidR="00B346CF">
        <w:t>How</w:t>
      </w:r>
      <w:r>
        <w:t>)</w:t>
      </w:r>
    </w:p>
    <w:p w14:paraId="6F761EF4" w14:textId="321DCA90" w:rsidR="00B346CF" w:rsidRDefault="00B346CF" w:rsidP="00B346CF">
      <w:pPr>
        <w:spacing w:after="0" w:line="240" w:lineRule="auto"/>
        <w:rPr>
          <w:szCs w:val="22"/>
        </w:rPr>
      </w:pPr>
      <w:r>
        <w:t xml:space="preserve">Information in this case refers to the </w:t>
      </w:r>
      <w:r>
        <w:rPr>
          <w:b/>
          <w:bCs/>
        </w:rPr>
        <w:t xml:space="preserve">means of information. </w:t>
      </w:r>
      <w:r w:rsidRPr="00836BE7">
        <w:rPr>
          <w:szCs w:val="22"/>
        </w:rPr>
        <w:t>How is the information transferred (wireless, fiberoptic, wired, etc.)</w:t>
      </w:r>
      <w:r>
        <w:rPr>
          <w:szCs w:val="22"/>
        </w:rPr>
        <w:t xml:space="preserve"> and is that the same means employed for all members of the CCCG? </w:t>
      </w:r>
    </w:p>
    <w:p w14:paraId="218E6EAE" w14:textId="77777777" w:rsidR="00B346CF" w:rsidRPr="00836BE7" w:rsidRDefault="00B346CF" w:rsidP="00B346CF">
      <w:pPr>
        <w:spacing w:after="0" w:line="240" w:lineRule="auto"/>
        <w:rPr>
          <w:szCs w:val="22"/>
        </w:rPr>
      </w:pPr>
    </w:p>
    <w:p w14:paraId="7038BC62" w14:textId="70FA1237" w:rsidR="00B346CF" w:rsidRDefault="00B346CF" w:rsidP="00B346CF">
      <w:r>
        <w:rPr>
          <w:b/>
          <w:bCs/>
        </w:rPr>
        <w:t xml:space="preserve">Question: </w:t>
      </w:r>
      <w:r>
        <w:t>Considering the elements of the CCCG, to what extent do the elements rely on the same “how” information?</w:t>
      </w:r>
    </w:p>
    <w:p w14:paraId="4B9FFE20" w14:textId="77777777" w:rsidR="00B346CF" w:rsidRPr="005F075B" w:rsidRDefault="00B346CF" w:rsidP="00B346CF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F075B">
        <w:rPr>
          <w:rFonts w:ascii="Segoe UI Symbol" w:hAnsi="Segoe UI Symbol" w:cs="Segoe UI Symbol"/>
          <w:sz w:val="22"/>
          <w:szCs w:val="22"/>
        </w:rPr>
        <w:t>☐</w:t>
      </w:r>
      <w:r w:rsidRPr="005F075B">
        <w:rPr>
          <w:rFonts w:ascii="Times New Roman" w:hAnsi="Times New Roman" w:cs="Times New Roman"/>
          <w:sz w:val="22"/>
          <w:szCs w:val="22"/>
        </w:rPr>
        <w:t xml:space="preserve"> Not at all</w:t>
      </w:r>
    </w:p>
    <w:p w14:paraId="53E4FBA6" w14:textId="77777777" w:rsidR="00B346CF" w:rsidRPr="005F075B" w:rsidRDefault="00B346CF" w:rsidP="00B346CF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F075B">
        <w:rPr>
          <w:rFonts w:ascii="Segoe UI Symbol" w:hAnsi="Segoe UI Symbol" w:cs="Segoe UI Symbol"/>
          <w:sz w:val="22"/>
          <w:szCs w:val="22"/>
        </w:rPr>
        <w:t>☐</w:t>
      </w:r>
      <w:r w:rsidRPr="005F075B">
        <w:rPr>
          <w:rFonts w:ascii="Times New Roman" w:hAnsi="Times New Roman" w:cs="Times New Roman"/>
          <w:sz w:val="22"/>
          <w:szCs w:val="22"/>
        </w:rPr>
        <w:t xml:space="preserve"> To a small extent</w:t>
      </w:r>
    </w:p>
    <w:p w14:paraId="1296E9F9" w14:textId="77777777" w:rsidR="00B346CF" w:rsidRPr="005F075B" w:rsidRDefault="00B346CF" w:rsidP="00B346CF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F075B">
        <w:rPr>
          <w:rFonts w:ascii="Segoe UI Symbol" w:hAnsi="Segoe UI Symbol" w:cs="Segoe UI Symbol"/>
          <w:sz w:val="22"/>
          <w:szCs w:val="22"/>
        </w:rPr>
        <w:t>☐</w:t>
      </w:r>
      <w:r w:rsidRPr="005F075B">
        <w:rPr>
          <w:rFonts w:ascii="Times New Roman" w:hAnsi="Times New Roman" w:cs="Times New Roman"/>
          <w:sz w:val="22"/>
          <w:szCs w:val="22"/>
        </w:rPr>
        <w:t xml:space="preserve"> To a moderate extent</w:t>
      </w:r>
    </w:p>
    <w:p w14:paraId="429AA0B1" w14:textId="77777777" w:rsidR="00B346CF" w:rsidRPr="005F075B" w:rsidRDefault="00B346CF" w:rsidP="00B346CF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F075B">
        <w:rPr>
          <w:rFonts w:ascii="Segoe UI Symbol" w:hAnsi="Segoe UI Symbol" w:cs="Segoe UI Symbol"/>
          <w:sz w:val="22"/>
          <w:szCs w:val="22"/>
        </w:rPr>
        <w:t>☐</w:t>
      </w:r>
      <w:r w:rsidRPr="005F075B">
        <w:rPr>
          <w:rFonts w:ascii="Times New Roman" w:hAnsi="Times New Roman" w:cs="Times New Roman"/>
          <w:sz w:val="22"/>
          <w:szCs w:val="22"/>
        </w:rPr>
        <w:t xml:space="preserve"> To a great extent</w:t>
      </w:r>
    </w:p>
    <w:p w14:paraId="411378B9" w14:textId="77777777" w:rsidR="00B346CF" w:rsidRPr="005F075B" w:rsidRDefault="00B346CF" w:rsidP="00B346CF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F075B">
        <w:rPr>
          <w:rFonts w:ascii="Segoe UI Symbol" w:hAnsi="Segoe UI Symbol" w:cs="Segoe UI Symbol"/>
          <w:sz w:val="22"/>
          <w:szCs w:val="22"/>
        </w:rPr>
        <w:t>☐</w:t>
      </w:r>
      <w:r w:rsidRPr="005F075B">
        <w:rPr>
          <w:rFonts w:ascii="Times New Roman" w:hAnsi="Times New Roman" w:cs="Times New Roman"/>
          <w:sz w:val="22"/>
          <w:szCs w:val="22"/>
        </w:rPr>
        <w:t xml:space="preserve"> Fully and systematically</w:t>
      </w:r>
    </w:p>
    <w:p w14:paraId="4D1F5B48" w14:textId="77777777" w:rsidR="00B07E31" w:rsidRDefault="00B07E31"/>
    <w:p w14:paraId="0FBF1C02" w14:textId="65D3846B" w:rsidR="00B346CF" w:rsidRDefault="0093151E" w:rsidP="00F71639">
      <w:pPr>
        <w:pStyle w:val="Heading3"/>
      </w:pPr>
      <w:r>
        <w:t xml:space="preserve">Information/input similarity </w:t>
      </w:r>
      <w:r w:rsidR="00B346CF">
        <w:t>Question 1</w:t>
      </w:r>
      <w:r w:rsidR="00337782">
        <w:t>e</w:t>
      </w:r>
      <w:r w:rsidR="00B346CF">
        <w:t xml:space="preserve"> </w:t>
      </w:r>
      <w:r>
        <w:t>(</w:t>
      </w:r>
      <w:r w:rsidR="00B346CF">
        <w:t>When</w:t>
      </w:r>
      <w:r>
        <w:t>)</w:t>
      </w:r>
    </w:p>
    <w:p w14:paraId="31A2344C" w14:textId="017CB5C5" w:rsidR="00B346CF" w:rsidRDefault="00B346CF" w:rsidP="00B346CF">
      <w:pPr>
        <w:spacing w:after="0" w:line="240" w:lineRule="auto"/>
        <w:rPr>
          <w:szCs w:val="22"/>
        </w:rPr>
      </w:pPr>
      <w:r>
        <w:t xml:space="preserve">Information in this case refers to the </w:t>
      </w:r>
      <w:r>
        <w:rPr>
          <w:b/>
          <w:bCs/>
        </w:rPr>
        <w:t xml:space="preserve">when of information. </w:t>
      </w:r>
      <w:r>
        <w:rPr>
          <w:szCs w:val="22"/>
        </w:rPr>
        <w:t>When</w:t>
      </w:r>
      <w:r w:rsidRPr="00836BE7">
        <w:rPr>
          <w:szCs w:val="22"/>
        </w:rPr>
        <w:t xml:space="preserve"> is the information </w:t>
      </w:r>
      <w:r>
        <w:rPr>
          <w:szCs w:val="22"/>
        </w:rPr>
        <w:t>required</w:t>
      </w:r>
      <w:r w:rsidRPr="00836BE7">
        <w:rPr>
          <w:szCs w:val="22"/>
        </w:rPr>
        <w:t xml:space="preserve"> (</w:t>
      </w:r>
      <w:r>
        <w:rPr>
          <w:szCs w:val="22"/>
        </w:rPr>
        <w:t xml:space="preserve">i.e. timing of information) and is that the same timing employed for all members of the CCCG? </w:t>
      </w:r>
    </w:p>
    <w:p w14:paraId="36BD0A99" w14:textId="77777777" w:rsidR="00B346CF" w:rsidRPr="00836BE7" w:rsidRDefault="00B346CF" w:rsidP="00B346CF">
      <w:pPr>
        <w:spacing w:after="0" w:line="240" w:lineRule="auto"/>
        <w:rPr>
          <w:szCs w:val="22"/>
        </w:rPr>
      </w:pPr>
    </w:p>
    <w:p w14:paraId="0D4C51E6" w14:textId="71C1C5D8" w:rsidR="00B346CF" w:rsidRDefault="00B346CF" w:rsidP="00B346CF">
      <w:r>
        <w:rPr>
          <w:b/>
          <w:bCs/>
        </w:rPr>
        <w:lastRenderedPageBreak/>
        <w:t xml:space="preserve">Question: </w:t>
      </w:r>
      <w:r>
        <w:t>Considering the elements of the CCCG, to what extent do the elements rely on the same “when” information?</w:t>
      </w:r>
    </w:p>
    <w:p w14:paraId="43EE8E84" w14:textId="77777777" w:rsidR="00B346CF" w:rsidRPr="005F075B" w:rsidRDefault="00B346CF" w:rsidP="00B346CF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F075B">
        <w:rPr>
          <w:rFonts w:ascii="Segoe UI Symbol" w:hAnsi="Segoe UI Symbol" w:cs="Segoe UI Symbol"/>
          <w:sz w:val="22"/>
          <w:szCs w:val="22"/>
        </w:rPr>
        <w:t>☐</w:t>
      </w:r>
      <w:r w:rsidRPr="005F075B">
        <w:rPr>
          <w:rFonts w:ascii="Times New Roman" w:hAnsi="Times New Roman" w:cs="Times New Roman"/>
          <w:sz w:val="22"/>
          <w:szCs w:val="22"/>
        </w:rPr>
        <w:t xml:space="preserve"> Not at all</w:t>
      </w:r>
    </w:p>
    <w:p w14:paraId="31DE2D01" w14:textId="77777777" w:rsidR="00B346CF" w:rsidRPr="005F075B" w:rsidRDefault="00B346CF" w:rsidP="00B346CF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F075B">
        <w:rPr>
          <w:rFonts w:ascii="Segoe UI Symbol" w:hAnsi="Segoe UI Symbol" w:cs="Segoe UI Symbol"/>
          <w:sz w:val="22"/>
          <w:szCs w:val="22"/>
        </w:rPr>
        <w:t>☐</w:t>
      </w:r>
      <w:r w:rsidRPr="005F075B">
        <w:rPr>
          <w:rFonts w:ascii="Times New Roman" w:hAnsi="Times New Roman" w:cs="Times New Roman"/>
          <w:sz w:val="22"/>
          <w:szCs w:val="22"/>
        </w:rPr>
        <w:t xml:space="preserve"> To a small extent</w:t>
      </w:r>
    </w:p>
    <w:p w14:paraId="33714B0B" w14:textId="77777777" w:rsidR="00B346CF" w:rsidRPr="005F075B" w:rsidRDefault="00B346CF" w:rsidP="00B346CF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F075B">
        <w:rPr>
          <w:rFonts w:ascii="Segoe UI Symbol" w:hAnsi="Segoe UI Symbol" w:cs="Segoe UI Symbol"/>
          <w:sz w:val="22"/>
          <w:szCs w:val="22"/>
        </w:rPr>
        <w:t>☐</w:t>
      </w:r>
      <w:r w:rsidRPr="005F075B">
        <w:rPr>
          <w:rFonts w:ascii="Times New Roman" w:hAnsi="Times New Roman" w:cs="Times New Roman"/>
          <w:sz w:val="22"/>
          <w:szCs w:val="22"/>
        </w:rPr>
        <w:t xml:space="preserve"> To a moderate extent</w:t>
      </w:r>
    </w:p>
    <w:p w14:paraId="1C58AA02" w14:textId="77777777" w:rsidR="00B346CF" w:rsidRPr="005F075B" w:rsidRDefault="00B346CF" w:rsidP="00B346CF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F075B">
        <w:rPr>
          <w:rFonts w:ascii="Segoe UI Symbol" w:hAnsi="Segoe UI Symbol" w:cs="Segoe UI Symbol"/>
          <w:sz w:val="22"/>
          <w:szCs w:val="22"/>
        </w:rPr>
        <w:t>☐</w:t>
      </w:r>
      <w:r w:rsidRPr="005F075B">
        <w:rPr>
          <w:rFonts w:ascii="Times New Roman" w:hAnsi="Times New Roman" w:cs="Times New Roman"/>
          <w:sz w:val="22"/>
          <w:szCs w:val="22"/>
        </w:rPr>
        <w:t xml:space="preserve"> To a great extent</w:t>
      </w:r>
    </w:p>
    <w:p w14:paraId="107ECD5F" w14:textId="77777777" w:rsidR="00B346CF" w:rsidRPr="005F075B" w:rsidRDefault="00B346CF" w:rsidP="00B346CF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F075B">
        <w:rPr>
          <w:rFonts w:ascii="Segoe UI Symbol" w:hAnsi="Segoe UI Symbol" w:cs="Segoe UI Symbol"/>
          <w:sz w:val="22"/>
          <w:szCs w:val="22"/>
        </w:rPr>
        <w:t>☐</w:t>
      </w:r>
      <w:r w:rsidRPr="005F075B">
        <w:rPr>
          <w:rFonts w:ascii="Times New Roman" w:hAnsi="Times New Roman" w:cs="Times New Roman"/>
          <w:sz w:val="22"/>
          <w:szCs w:val="22"/>
        </w:rPr>
        <w:t xml:space="preserve"> Fully and systematically</w:t>
      </w:r>
    </w:p>
    <w:p w14:paraId="70C0D8C8" w14:textId="77777777" w:rsidR="00B07E31" w:rsidRDefault="00B07E31"/>
    <w:p w14:paraId="7EA4EB2D" w14:textId="77777777" w:rsidR="00F71639" w:rsidRDefault="00F71639" w:rsidP="00F71639">
      <w:pPr>
        <w:pStyle w:val="Heading2"/>
      </w:pPr>
      <w:r>
        <w:t>2: Understanding – Subfactor Score</w:t>
      </w:r>
    </w:p>
    <w:p w14:paraId="17DF0CC5" w14:textId="77777777" w:rsidR="00F71639" w:rsidRDefault="00F71639" w:rsidP="00F71639">
      <w:pPr>
        <w:spacing w:after="0" w:line="240" w:lineRule="auto"/>
      </w:pPr>
      <w:r>
        <w:t>Use the table below:</w:t>
      </w:r>
    </w:p>
    <w:p w14:paraId="62F998F0" w14:textId="77777777" w:rsidR="00F71639" w:rsidRDefault="00F71639" w:rsidP="00F71639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6745"/>
      </w:tblGrid>
      <w:tr w:rsidR="00F71639" w:rsidRPr="003450AE" w14:paraId="490F075C" w14:textId="77777777" w:rsidTr="008217A7">
        <w:tc>
          <w:tcPr>
            <w:tcW w:w="2605" w:type="dxa"/>
          </w:tcPr>
          <w:p w14:paraId="1C6D11F2" w14:textId="77777777" w:rsidR="00F71639" w:rsidRPr="00211556" w:rsidRDefault="00F71639" w:rsidP="008217A7">
            <w:pPr>
              <w:rPr>
                <w:b/>
                <w:bCs/>
              </w:rPr>
            </w:pPr>
            <w:r w:rsidRPr="00211556">
              <w:rPr>
                <w:b/>
                <w:bCs/>
              </w:rPr>
              <w:t>Subfactor Score</w:t>
            </w:r>
          </w:p>
        </w:tc>
        <w:tc>
          <w:tcPr>
            <w:tcW w:w="6745" w:type="dxa"/>
          </w:tcPr>
          <w:p w14:paraId="1F5633D4" w14:textId="77777777" w:rsidR="00F71639" w:rsidRPr="00211556" w:rsidRDefault="00F71639" w:rsidP="008217A7">
            <w:pPr>
              <w:rPr>
                <w:b/>
                <w:bCs/>
              </w:rPr>
            </w:pPr>
            <w:r w:rsidRPr="00211556">
              <w:rPr>
                <w:b/>
                <w:bCs/>
              </w:rPr>
              <w:t>Criterion (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=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F71639" w:rsidRPr="003450AE" w14:paraId="52398E5A" w14:textId="77777777" w:rsidTr="008217A7">
        <w:tc>
          <w:tcPr>
            <w:tcW w:w="2605" w:type="dxa"/>
          </w:tcPr>
          <w:p w14:paraId="609A28DD" w14:textId="77777777" w:rsidR="00F71639" w:rsidRPr="003450AE" w:rsidRDefault="00F71639" w:rsidP="008217A7">
            <w:r w:rsidRPr="003450AE">
              <w:t>A</w:t>
            </w:r>
          </w:p>
        </w:tc>
        <w:tc>
          <w:tcPr>
            <w:tcW w:w="6745" w:type="dxa"/>
          </w:tcPr>
          <w:p w14:paraId="151E9B53" w14:textId="77777777" w:rsidR="00F71639" w:rsidRPr="003450AE" w:rsidRDefault="00F71639" w:rsidP="008217A7">
            <m:oMathPara>
              <m:oMath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=4</m:t>
                </m:r>
              </m:oMath>
            </m:oMathPara>
          </w:p>
        </w:tc>
      </w:tr>
      <w:tr w:rsidR="00F71639" w:rsidRPr="003450AE" w14:paraId="1DD92BC5" w14:textId="77777777" w:rsidTr="008217A7">
        <w:tc>
          <w:tcPr>
            <w:tcW w:w="2605" w:type="dxa"/>
          </w:tcPr>
          <w:p w14:paraId="0516EC50" w14:textId="77777777" w:rsidR="00F71639" w:rsidRPr="003450AE" w:rsidRDefault="00F71639" w:rsidP="008217A7">
            <w:r w:rsidRPr="003450AE">
              <w:t>B</w:t>
            </w:r>
          </w:p>
        </w:tc>
        <w:tc>
          <w:tcPr>
            <w:tcW w:w="6745" w:type="dxa"/>
          </w:tcPr>
          <w:p w14:paraId="5B7475D4" w14:textId="77777777" w:rsidR="00F71639" w:rsidRPr="003450AE" w:rsidRDefault="00F71639" w:rsidP="008217A7">
            <m:oMathPara>
              <m:oMath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=3</m:t>
                </m:r>
              </m:oMath>
            </m:oMathPara>
          </w:p>
        </w:tc>
      </w:tr>
      <w:tr w:rsidR="00F71639" w:rsidRPr="003450AE" w14:paraId="1E34C31F" w14:textId="77777777" w:rsidTr="008217A7">
        <w:tc>
          <w:tcPr>
            <w:tcW w:w="2605" w:type="dxa"/>
          </w:tcPr>
          <w:p w14:paraId="2F70F1AB" w14:textId="77777777" w:rsidR="00F71639" w:rsidRPr="003450AE" w:rsidRDefault="00F71639" w:rsidP="008217A7">
            <w:r w:rsidRPr="003450AE">
              <w:t>C</w:t>
            </w:r>
          </w:p>
        </w:tc>
        <w:tc>
          <w:tcPr>
            <w:tcW w:w="6745" w:type="dxa"/>
          </w:tcPr>
          <w:p w14:paraId="1AF40371" w14:textId="77777777" w:rsidR="00F71639" w:rsidRPr="003450AE" w:rsidRDefault="00F71639" w:rsidP="008217A7">
            <m:oMathPara>
              <m:oMath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=2</m:t>
                </m:r>
              </m:oMath>
            </m:oMathPara>
          </w:p>
        </w:tc>
      </w:tr>
      <w:tr w:rsidR="00F71639" w:rsidRPr="003450AE" w14:paraId="02936D32" w14:textId="77777777" w:rsidTr="008217A7">
        <w:tc>
          <w:tcPr>
            <w:tcW w:w="2605" w:type="dxa"/>
          </w:tcPr>
          <w:p w14:paraId="692E3129" w14:textId="77777777" w:rsidR="00F71639" w:rsidRPr="003450AE" w:rsidRDefault="00F71639" w:rsidP="008217A7">
            <w:r w:rsidRPr="003450AE">
              <w:t>D</w:t>
            </w:r>
          </w:p>
        </w:tc>
        <w:tc>
          <w:tcPr>
            <w:tcW w:w="6745" w:type="dxa"/>
          </w:tcPr>
          <w:p w14:paraId="2C20D4E0" w14:textId="77777777" w:rsidR="00F71639" w:rsidRPr="003450AE" w:rsidRDefault="00F71639" w:rsidP="008217A7">
            <m:oMathPara>
              <m:oMath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</m:t>
                </m:r>
              </m:oMath>
            </m:oMathPara>
          </w:p>
        </w:tc>
      </w:tr>
      <w:tr w:rsidR="00F71639" w:rsidRPr="003450AE" w14:paraId="773A0146" w14:textId="77777777" w:rsidTr="008217A7">
        <w:tc>
          <w:tcPr>
            <w:tcW w:w="2605" w:type="dxa"/>
          </w:tcPr>
          <w:p w14:paraId="6CD0C624" w14:textId="77777777" w:rsidR="00F71639" w:rsidRPr="003450AE" w:rsidRDefault="00F71639" w:rsidP="008217A7">
            <w:r w:rsidRPr="003450AE">
              <w:t>E</w:t>
            </w:r>
          </w:p>
        </w:tc>
        <w:tc>
          <w:tcPr>
            <w:tcW w:w="6745" w:type="dxa"/>
          </w:tcPr>
          <w:p w14:paraId="204E4F04" w14:textId="77777777" w:rsidR="00F71639" w:rsidRPr="003450AE" w:rsidRDefault="00F71639" w:rsidP="008217A7">
            <m:oMathPara>
              <m:oMath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</w:tr>
    </w:tbl>
    <w:p w14:paraId="074FDCCF" w14:textId="77777777" w:rsidR="00F71639" w:rsidRDefault="00F71639" w:rsidP="00F71639">
      <w:pPr>
        <w:spacing w:after="0" w:line="240" w:lineRule="auto"/>
      </w:pPr>
    </w:p>
    <w:p w14:paraId="0B842D7F" w14:textId="7167B4D8" w:rsidR="00B346CF" w:rsidRDefault="00B346CF" w:rsidP="00F71639">
      <w:pPr>
        <w:pStyle w:val="Heading3"/>
      </w:pPr>
      <w:r>
        <w:t xml:space="preserve">Question </w:t>
      </w:r>
      <w:r w:rsidR="00A12C85">
        <w:t>2a</w:t>
      </w:r>
      <w:r>
        <w:t xml:space="preserve">: </w:t>
      </w:r>
      <w:r w:rsidR="00450CBF">
        <w:t>U</w:t>
      </w:r>
      <w:r w:rsidR="00A12C85">
        <w:t>nderstanding-Novelty</w:t>
      </w:r>
    </w:p>
    <w:p w14:paraId="1579C3AD" w14:textId="77777777" w:rsidR="00B2470A" w:rsidRPr="00836BE7" w:rsidRDefault="00B2470A" w:rsidP="00B346CF">
      <w:pPr>
        <w:spacing w:after="0" w:line="240" w:lineRule="auto"/>
        <w:rPr>
          <w:szCs w:val="22"/>
        </w:rPr>
      </w:pPr>
    </w:p>
    <w:p w14:paraId="7301FC68" w14:textId="62078319" w:rsidR="00B346CF" w:rsidRDefault="00B346CF" w:rsidP="00B346CF">
      <w:r>
        <w:rPr>
          <w:b/>
          <w:bCs/>
        </w:rPr>
        <w:t xml:space="preserve">Question: </w:t>
      </w:r>
      <w:r>
        <w:t xml:space="preserve">Considering the elements of the CCCG, to what extent do the elements rely on the </w:t>
      </w:r>
      <w:r w:rsidR="00B2470A">
        <w:t xml:space="preserve">novel, principles, configurations, or </w:t>
      </w:r>
      <w:r>
        <w:t xml:space="preserve"> information?</w:t>
      </w:r>
      <w:r w:rsidR="00541451">
        <w:t xml:space="preserve"> </w:t>
      </w:r>
    </w:p>
    <w:p w14:paraId="79CEC63A" w14:textId="1C0C156F" w:rsidR="00725D7C" w:rsidRPr="005C5978" w:rsidRDefault="00725D7C" w:rsidP="00725D7C">
      <w:pPr>
        <w:numPr>
          <w:ilvl w:val="0"/>
          <w:numId w:val="11"/>
        </w:numPr>
        <w:spacing w:after="0"/>
        <w:rPr>
          <w:rFonts w:cs="Times New Roman"/>
        </w:rPr>
      </w:pPr>
      <w:r w:rsidRPr="005C5978">
        <w:rPr>
          <w:rFonts w:cs="Segoe UI Symbol"/>
        </w:rPr>
        <w:t>☐</w:t>
      </w:r>
      <w:r w:rsidRPr="005C5978">
        <w:rPr>
          <w:rFonts w:cs="Times New Roman"/>
        </w:rPr>
        <w:t xml:space="preserve"> </w:t>
      </w:r>
      <w:r w:rsidR="005C5978">
        <w:rPr>
          <w:rFonts w:cs="Times New Roman"/>
        </w:rPr>
        <w:t>Not Novel. T</w:t>
      </w:r>
      <w:r w:rsidR="008B0666" w:rsidRPr="005C5978">
        <w:t xml:space="preserve">he CCCG </w:t>
      </w:r>
      <w:r w:rsidR="005C5978" w:rsidRPr="005C5978">
        <w:t xml:space="preserve">elements contain </w:t>
      </w:r>
      <w:r w:rsidRPr="005C5978">
        <w:t>well-understood concepts, reused technology, or similar configurations to previously implemented systems.</w:t>
      </w:r>
      <w:r w:rsidR="005C5978">
        <w:t xml:space="preserve"> (Score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=0</m:t>
        </m:r>
      </m:oMath>
      <w:r w:rsidR="005C5978">
        <w:rPr>
          <w:rFonts w:eastAsiaTheme="minorEastAsia"/>
        </w:rPr>
        <w:t>)</w:t>
      </w:r>
    </w:p>
    <w:p w14:paraId="0C978BDF" w14:textId="755775AB" w:rsidR="00725D7C" w:rsidRPr="003450AE" w:rsidRDefault="00725D7C" w:rsidP="00725D7C">
      <w:pPr>
        <w:numPr>
          <w:ilvl w:val="0"/>
          <w:numId w:val="11"/>
        </w:numPr>
        <w:spacing w:after="0"/>
      </w:pPr>
      <w:r w:rsidRPr="005C5978">
        <w:rPr>
          <w:rFonts w:cs="Segoe UI Symbol"/>
        </w:rPr>
        <w:t>☐</w:t>
      </w:r>
      <w:r w:rsidRPr="005C5978">
        <w:rPr>
          <w:rFonts w:cs="Times New Roman"/>
        </w:rPr>
        <w:t xml:space="preserve"> </w:t>
      </w:r>
      <w:r w:rsidR="005C5978">
        <w:rPr>
          <w:rFonts w:cs="Times New Roman"/>
        </w:rPr>
        <w:t xml:space="preserve">Novel. </w:t>
      </w:r>
      <w:r w:rsidR="005C5978" w:rsidRPr="005C5978">
        <w:rPr>
          <w:rFonts w:cs="Times New Roman"/>
        </w:rPr>
        <w:t xml:space="preserve">The CCCG </w:t>
      </w:r>
      <w:r w:rsidRPr="005C5978">
        <w:t>can be described as first-of-a-kind,</w:t>
      </w:r>
      <w:r w:rsidRPr="003450AE">
        <w:t xml:space="preserve"> software with limited operational experience, or contains concepts that are not fully understood.</w:t>
      </w:r>
      <w:r w:rsidR="005C5978" w:rsidRPr="005C5978">
        <w:t xml:space="preserve"> </w:t>
      </w:r>
      <w:r w:rsidR="005C5978">
        <w:t xml:space="preserve">(Score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=1</m:t>
        </m:r>
      </m:oMath>
      <w:r w:rsidR="005C5978">
        <w:rPr>
          <w:rFonts w:eastAsiaTheme="minorEastAsia"/>
        </w:rPr>
        <w:t>)</w:t>
      </w:r>
    </w:p>
    <w:p w14:paraId="154B8034" w14:textId="77777777" w:rsidR="00541451" w:rsidRDefault="00541451"/>
    <w:p w14:paraId="096F206E" w14:textId="40AD1819" w:rsidR="00B2470A" w:rsidRDefault="00B2470A" w:rsidP="00F71639">
      <w:pPr>
        <w:pStyle w:val="Heading3"/>
      </w:pPr>
      <w:r>
        <w:t xml:space="preserve">Question </w:t>
      </w:r>
      <w:r w:rsidR="00990870">
        <w:t>2b</w:t>
      </w:r>
      <w:r>
        <w:t xml:space="preserve">: </w:t>
      </w:r>
      <w:r w:rsidR="00792AB1">
        <w:t>Understanding</w:t>
      </w:r>
      <w:r>
        <w:t xml:space="preserve"> - </w:t>
      </w:r>
      <w:r w:rsidR="00792AB1">
        <w:t>Complexity</w:t>
      </w:r>
    </w:p>
    <w:p w14:paraId="1BBFF6CD" w14:textId="52BB20E6" w:rsidR="00B2470A" w:rsidRDefault="009D5B72" w:rsidP="00B2470A">
      <w:pPr>
        <w:spacing w:after="0" w:line="240" w:lineRule="auto"/>
      </w:pPr>
      <w:r>
        <w:rPr>
          <w:szCs w:val="22"/>
        </w:rPr>
        <w:t xml:space="preserve">For the purposes of this work, </w:t>
      </w:r>
      <w:r>
        <w:t>a</w:t>
      </w:r>
      <w:r w:rsidRPr="003450AE">
        <w:t xml:space="preserve"> system is considered complex if it performs two or more distinct functions</w:t>
      </w:r>
      <w:r>
        <w:t>.</w:t>
      </w:r>
    </w:p>
    <w:p w14:paraId="7DC19725" w14:textId="77777777" w:rsidR="009D5B72" w:rsidRPr="00836BE7" w:rsidRDefault="009D5B72" w:rsidP="00B2470A">
      <w:pPr>
        <w:spacing w:after="0" w:line="240" w:lineRule="auto"/>
        <w:rPr>
          <w:szCs w:val="22"/>
        </w:rPr>
      </w:pPr>
    </w:p>
    <w:p w14:paraId="2E6BE9CB" w14:textId="234EFB99" w:rsidR="00B2470A" w:rsidRDefault="00B2470A" w:rsidP="00B2470A">
      <w:r>
        <w:rPr>
          <w:b/>
          <w:bCs/>
        </w:rPr>
        <w:t xml:space="preserve">Question: </w:t>
      </w:r>
      <w:r w:rsidR="00D834A6">
        <w:t xml:space="preserve">Do </w:t>
      </w:r>
      <w:r w:rsidR="00D834A6" w:rsidRPr="003450AE">
        <w:t>the members of the CCCG perform only a single dedicated function</w:t>
      </w:r>
      <w:r w:rsidR="00D834A6">
        <w:t>/action?</w:t>
      </w:r>
    </w:p>
    <w:p w14:paraId="7CF4E9FB" w14:textId="574F3565" w:rsidR="00B2470A" w:rsidRPr="005F075B" w:rsidRDefault="00B2470A" w:rsidP="00B2470A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F075B">
        <w:rPr>
          <w:rFonts w:ascii="Segoe UI Symbol" w:hAnsi="Segoe UI Symbol" w:cs="Segoe UI Symbol"/>
          <w:sz w:val="22"/>
          <w:szCs w:val="22"/>
        </w:rPr>
        <w:t>☐</w:t>
      </w:r>
      <w:r w:rsidRPr="005F075B">
        <w:rPr>
          <w:rFonts w:ascii="Times New Roman" w:hAnsi="Times New Roman" w:cs="Times New Roman"/>
          <w:sz w:val="22"/>
          <w:szCs w:val="22"/>
        </w:rPr>
        <w:t xml:space="preserve"> </w:t>
      </w:r>
      <w:r w:rsidR="00D834A6">
        <w:rPr>
          <w:rFonts w:ascii="Times New Roman" w:hAnsi="Times New Roman" w:cs="Times New Roman"/>
          <w:sz w:val="22"/>
          <w:szCs w:val="22"/>
        </w:rPr>
        <w:t>Yes</w:t>
      </w:r>
      <w:r w:rsidR="008B0666">
        <w:rPr>
          <w:rFonts w:ascii="Times New Roman" w:hAnsi="Times New Roman" w:cs="Times New Roman"/>
          <w:sz w:val="22"/>
          <w:szCs w:val="22"/>
        </w:rPr>
        <w:t xml:space="preserve"> </w:t>
      </w:r>
      <w:r w:rsidR="008B0666">
        <w:t xml:space="preserve">(Score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=0</m:t>
        </m:r>
      </m:oMath>
      <w:r w:rsidR="008B0666">
        <w:rPr>
          <w:rFonts w:eastAsiaTheme="minorEastAsia"/>
        </w:rPr>
        <w:t>)</w:t>
      </w:r>
    </w:p>
    <w:p w14:paraId="5AC14F33" w14:textId="2FABE912" w:rsidR="00B2470A" w:rsidRPr="005F075B" w:rsidRDefault="00B2470A" w:rsidP="00B2470A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F075B">
        <w:rPr>
          <w:rFonts w:ascii="Segoe UI Symbol" w:hAnsi="Segoe UI Symbol" w:cs="Segoe UI Symbol"/>
          <w:sz w:val="22"/>
          <w:szCs w:val="22"/>
        </w:rPr>
        <w:t>☐</w:t>
      </w:r>
      <w:r w:rsidRPr="005F075B">
        <w:rPr>
          <w:rFonts w:ascii="Times New Roman" w:hAnsi="Times New Roman" w:cs="Times New Roman"/>
          <w:sz w:val="22"/>
          <w:szCs w:val="22"/>
        </w:rPr>
        <w:t xml:space="preserve"> </w:t>
      </w:r>
      <w:r w:rsidR="00D834A6">
        <w:rPr>
          <w:rFonts w:ascii="Times New Roman" w:hAnsi="Times New Roman" w:cs="Times New Roman"/>
          <w:sz w:val="22"/>
          <w:szCs w:val="22"/>
        </w:rPr>
        <w:t>No</w:t>
      </w:r>
      <w:r w:rsidR="008B0666">
        <w:rPr>
          <w:rFonts w:ascii="Times New Roman" w:hAnsi="Times New Roman" w:cs="Times New Roman"/>
          <w:sz w:val="22"/>
          <w:szCs w:val="22"/>
        </w:rPr>
        <w:t xml:space="preserve">. </w:t>
      </w:r>
      <w:r w:rsidR="008B0666">
        <w:t xml:space="preserve">(Score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=1</m:t>
        </m:r>
      </m:oMath>
      <w:r w:rsidR="008B0666">
        <w:rPr>
          <w:rFonts w:eastAsiaTheme="minorEastAsia"/>
        </w:rPr>
        <w:t>)</w:t>
      </w:r>
    </w:p>
    <w:p w14:paraId="5335A014" w14:textId="77777777" w:rsidR="00B2470A" w:rsidRDefault="00B2470A"/>
    <w:p w14:paraId="28057650" w14:textId="04D5A25A" w:rsidR="00D834A6" w:rsidRDefault="00D834A6" w:rsidP="00F71639">
      <w:pPr>
        <w:pStyle w:val="Heading3"/>
      </w:pPr>
      <w:r>
        <w:t xml:space="preserve">Question </w:t>
      </w:r>
      <w:r w:rsidR="00990870">
        <w:t>2c</w:t>
      </w:r>
      <w:r>
        <w:t xml:space="preserve">: Understanding </w:t>
      </w:r>
      <w:r w:rsidR="00334CFE">
        <w:t>–</w:t>
      </w:r>
      <w:r>
        <w:t xml:space="preserve"> </w:t>
      </w:r>
      <w:r w:rsidR="00990870">
        <w:t>Misfit</w:t>
      </w:r>
    </w:p>
    <w:p w14:paraId="1CA989E9" w14:textId="1A2C1000" w:rsidR="00D834A6" w:rsidRPr="00C32FAF" w:rsidRDefault="005505D9" w:rsidP="00D834A6">
      <w:pPr>
        <w:spacing w:after="0" w:line="240" w:lineRule="auto"/>
      </w:pPr>
      <w:r w:rsidRPr="00C32FAF">
        <w:t>A question of off-the-shelf vs purpose-built software</w:t>
      </w:r>
      <w:r w:rsidR="00A9548B" w:rsidRPr="00C32FAF">
        <w:t xml:space="preserve">. Does </w:t>
      </w:r>
      <w:r w:rsidR="003971C4" w:rsidRPr="00C32FAF">
        <w:t xml:space="preserve">the </w:t>
      </w:r>
      <w:r w:rsidR="00A9548B" w:rsidRPr="00C32FAF">
        <w:t xml:space="preserve">elements of the CCCG </w:t>
      </w:r>
      <w:r w:rsidR="003971C4" w:rsidRPr="00C32FAF">
        <w:t>mostly comprise of off-the-shelf systems, pre-existing functions, or established functions</w:t>
      </w:r>
    </w:p>
    <w:p w14:paraId="41BE5563" w14:textId="77777777" w:rsidR="005505D9" w:rsidRPr="00C32FAF" w:rsidRDefault="005505D9" w:rsidP="00D834A6">
      <w:pPr>
        <w:spacing w:after="0" w:line="240" w:lineRule="auto"/>
      </w:pPr>
    </w:p>
    <w:p w14:paraId="2F1C6751" w14:textId="4CC00C77" w:rsidR="00D834A6" w:rsidRPr="00C32FAF" w:rsidRDefault="00D834A6" w:rsidP="00D834A6">
      <w:r w:rsidRPr="00C32FAF">
        <w:rPr>
          <w:b/>
          <w:bCs/>
        </w:rPr>
        <w:t xml:space="preserve">Question: </w:t>
      </w:r>
      <w:r w:rsidRPr="00C32FAF">
        <w:t>Do the members of the CCCG ?</w:t>
      </w:r>
    </w:p>
    <w:p w14:paraId="0D16509E" w14:textId="4B91E01A" w:rsidR="003971C4" w:rsidRPr="00C32FAF" w:rsidRDefault="003971C4" w:rsidP="003971C4">
      <w:pPr>
        <w:numPr>
          <w:ilvl w:val="0"/>
          <w:numId w:val="9"/>
        </w:numPr>
        <w:spacing w:after="0"/>
      </w:pPr>
      <w:r w:rsidRPr="00C32FAF">
        <w:rPr>
          <w:rFonts w:cs="Segoe UI Symbol"/>
        </w:rPr>
        <w:t>☐</w:t>
      </w:r>
      <w:r w:rsidRPr="00C32FAF">
        <w:rPr>
          <w:rFonts w:cs="Times New Roman"/>
        </w:rPr>
        <w:t xml:space="preserve"> </w:t>
      </w:r>
      <w:r w:rsidR="00553B10" w:rsidRPr="00C32FAF">
        <w:rPr>
          <w:rFonts w:cs="Times New Roman"/>
        </w:rPr>
        <w:t>High</w:t>
      </w:r>
      <w:r w:rsidR="00C32FAF">
        <w:rPr>
          <w:rFonts w:cs="Times New Roman"/>
        </w:rPr>
        <w:t xml:space="preserve"> misfit</w:t>
      </w:r>
      <w:r w:rsidR="00C32FAF" w:rsidRPr="00C32FAF">
        <w:rPr>
          <w:rFonts w:cs="Times New Roman"/>
        </w:rPr>
        <w:t xml:space="preserve">: </w:t>
      </w:r>
      <w:r w:rsidRPr="00C32FAF">
        <w:t>The system has high “misfit” if the if the majority of the system’s functionality is accomplished through off-the-shelf systems, pre-existing functions, or established functions</w:t>
      </w:r>
      <w:r w:rsidR="008B0666">
        <w:t xml:space="preserve">. (Score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=0</m:t>
        </m:r>
      </m:oMath>
      <w:r w:rsidR="008B0666">
        <w:rPr>
          <w:rFonts w:eastAsiaTheme="minorEastAsia"/>
        </w:rPr>
        <w:t>)</w:t>
      </w:r>
    </w:p>
    <w:p w14:paraId="6FB466B0" w14:textId="42D1567C" w:rsidR="00D834A6" w:rsidRPr="00C32FAF" w:rsidRDefault="00D834A6" w:rsidP="00D834A6">
      <w:pPr>
        <w:numPr>
          <w:ilvl w:val="0"/>
          <w:numId w:val="9"/>
        </w:numPr>
        <w:spacing w:after="0"/>
        <w:rPr>
          <w:rFonts w:cs="Times New Roman"/>
        </w:rPr>
      </w:pPr>
      <w:r w:rsidRPr="00C32FAF">
        <w:rPr>
          <w:rFonts w:cs="Segoe UI Symbol"/>
        </w:rPr>
        <w:t>☐</w:t>
      </w:r>
      <w:r w:rsidRPr="00C32FAF">
        <w:rPr>
          <w:rFonts w:cs="Times New Roman"/>
        </w:rPr>
        <w:t xml:space="preserve"> </w:t>
      </w:r>
      <w:r w:rsidR="00C32FAF">
        <w:rPr>
          <w:rFonts w:cs="Times New Roman"/>
        </w:rPr>
        <w:t xml:space="preserve">Low misfit: </w:t>
      </w:r>
      <w:r w:rsidR="00145235" w:rsidRPr="00C32FAF">
        <w:t>The system has low “misfit” if there are zero to minimal off-the-shelf syste</w:t>
      </w:r>
      <w:r w:rsidR="00AF61A9" w:rsidRPr="00C32FAF">
        <w:t>ms</w:t>
      </w:r>
      <w:r w:rsidR="009A1B50" w:rsidRPr="00C32FAF">
        <w:t xml:space="preserve">, </w:t>
      </w:r>
      <w:r w:rsidR="00145235" w:rsidRPr="00C32FAF">
        <w:t>pre-existing functions</w:t>
      </w:r>
      <w:r w:rsidR="009A1B50" w:rsidRPr="00C32FAF">
        <w:t>,</w:t>
      </w:r>
      <w:r w:rsidR="00145235" w:rsidRPr="00C32FAF">
        <w:t xml:space="preserve"> or established functions</w:t>
      </w:r>
      <w:r w:rsidR="00094831" w:rsidRPr="00C32FAF">
        <w:t>. (mostly purpose-built functions)</w:t>
      </w:r>
      <w:r w:rsidR="008B0666">
        <w:t xml:space="preserve">. (Score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=1</m:t>
        </m:r>
      </m:oMath>
      <w:r w:rsidR="008B0666">
        <w:rPr>
          <w:rFonts w:eastAsiaTheme="minorEastAsia"/>
        </w:rPr>
        <w:t>)</w:t>
      </w:r>
    </w:p>
    <w:p w14:paraId="18B8ED2A" w14:textId="77777777" w:rsidR="00B2470A" w:rsidRDefault="00B2470A"/>
    <w:p w14:paraId="39C06AAB" w14:textId="4261FB4C" w:rsidR="00C32FAF" w:rsidRDefault="00C32FAF" w:rsidP="00F71639">
      <w:pPr>
        <w:pStyle w:val="Heading3"/>
      </w:pPr>
      <w:r>
        <w:t>Question 2</w:t>
      </w:r>
      <w:r w:rsidR="00345423">
        <w:t>d</w:t>
      </w:r>
      <w:r>
        <w:t xml:space="preserve">: Understanding – </w:t>
      </w:r>
      <w:r w:rsidR="004D07A1">
        <w:t>Experience</w:t>
      </w:r>
    </w:p>
    <w:p w14:paraId="6DE7107B" w14:textId="0DBDA09A" w:rsidR="00277C15" w:rsidRDefault="00A829E2" w:rsidP="00C32FAF">
      <w:pPr>
        <w:spacing w:after="0" w:line="240" w:lineRule="auto"/>
      </w:pPr>
      <w:r w:rsidRPr="003450AE">
        <w:t xml:space="preserve">Experience is credited when there is 10 or more years of operational data for the CCCG. </w:t>
      </w:r>
      <w:r>
        <w:t>For new systems</w:t>
      </w:r>
      <w:r w:rsidRPr="003450AE">
        <w:t xml:space="preserve">, credit will </w:t>
      </w:r>
      <w:r w:rsidR="00277B65">
        <w:t>be given</w:t>
      </w:r>
      <w:r>
        <w:t xml:space="preserve"> </w:t>
      </w:r>
      <w:r w:rsidRPr="003450AE">
        <w:t xml:space="preserve">if the </w:t>
      </w:r>
      <w:r w:rsidR="003900C3">
        <w:t xml:space="preserve">CCCG </w:t>
      </w:r>
      <w:r w:rsidRPr="003450AE">
        <w:t>design employs software that has 10 years of operating experience (</w:t>
      </w:r>
      <w:r w:rsidR="003900C3">
        <w:t>e.g.,</w:t>
      </w:r>
      <w:r w:rsidRPr="003450AE">
        <w:t xml:space="preserve"> using an off-the-shelf product that has 10 years of experience in another system)</w:t>
      </w:r>
    </w:p>
    <w:p w14:paraId="5974DA4B" w14:textId="77777777" w:rsidR="00A829E2" w:rsidRPr="00C32FAF" w:rsidRDefault="00A829E2" w:rsidP="00C32FAF">
      <w:pPr>
        <w:spacing w:after="0" w:line="240" w:lineRule="auto"/>
      </w:pPr>
    </w:p>
    <w:p w14:paraId="2BC68F63" w14:textId="79EAEF80" w:rsidR="00C32FAF" w:rsidRPr="00C32FAF" w:rsidRDefault="00C32FAF" w:rsidP="00C32FAF">
      <w:r w:rsidRPr="00C32FAF">
        <w:rPr>
          <w:b/>
          <w:bCs/>
        </w:rPr>
        <w:t xml:space="preserve">Question: </w:t>
      </w:r>
      <w:r w:rsidR="00302BB1">
        <w:t xml:space="preserve">Indicate the </w:t>
      </w:r>
      <w:r w:rsidR="000F5092">
        <w:t xml:space="preserve">operational experience </w:t>
      </w:r>
      <w:r w:rsidR="00302BB1">
        <w:t>of the</w:t>
      </w:r>
      <w:r w:rsidR="00302BB1" w:rsidRPr="00C32FAF">
        <w:t xml:space="preserve"> CCCG</w:t>
      </w:r>
    </w:p>
    <w:p w14:paraId="7B779B62" w14:textId="34220FD3" w:rsidR="00C32FAF" w:rsidRPr="00C32FAF" w:rsidRDefault="00C32FAF" w:rsidP="00C32FAF">
      <w:pPr>
        <w:numPr>
          <w:ilvl w:val="0"/>
          <w:numId w:val="12"/>
        </w:numPr>
        <w:spacing w:after="0"/>
      </w:pPr>
      <w:r w:rsidRPr="00C32FAF">
        <w:rPr>
          <w:rFonts w:cs="Segoe UI Symbol"/>
        </w:rPr>
        <w:t>☐</w:t>
      </w:r>
      <w:r w:rsidRPr="00C32FAF">
        <w:rPr>
          <w:rFonts w:cs="Times New Roman"/>
        </w:rPr>
        <w:t xml:space="preserve"> </w:t>
      </w:r>
      <w:r w:rsidR="00687F66" w:rsidRPr="003450AE">
        <w:t>operational experience is more than 10 years</w:t>
      </w:r>
      <w:r w:rsidR="00D26C68">
        <w:t xml:space="preserve">. (Score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=0</m:t>
        </m:r>
      </m:oMath>
      <w:r w:rsidR="008B0666">
        <w:rPr>
          <w:rFonts w:eastAsiaTheme="minorEastAsia"/>
        </w:rPr>
        <w:t>)</w:t>
      </w:r>
    </w:p>
    <w:p w14:paraId="3690F750" w14:textId="4A893421" w:rsidR="00C32FAF" w:rsidRPr="00C32FAF" w:rsidRDefault="00C32FAF" w:rsidP="00C32FAF">
      <w:pPr>
        <w:numPr>
          <w:ilvl w:val="0"/>
          <w:numId w:val="12"/>
        </w:numPr>
        <w:spacing w:after="0"/>
        <w:rPr>
          <w:rFonts w:cs="Times New Roman"/>
        </w:rPr>
      </w:pPr>
      <w:r w:rsidRPr="00C32FAF">
        <w:rPr>
          <w:rFonts w:cs="Segoe UI Symbol"/>
        </w:rPr>
        <w:t>☐</w:t>
      </w:r>
      <w:r w:rsidR="002C3BFD">
        <w:rPr>
          <w:rFonts w:cs="Segoe UI Symbol"/>
        </w:rPr>
        <w:t xml:space="preserve"> </w:t>
      </w:r>
      <w:r w:rsidR="000F5092" w:rsidRPr="003450AE">
        <w:t>operational experience is less than 10 years</w:t>
      </w:r>
      <w:r w:rsidR="008B0666">
        <w:t xml:space="preserve">. (Score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=1</m:t>
        </m:r>
      </m:oMath>
      <w:r w:rsidR="008B0666">
        <w:rPr>
          <w:rFonts w:eastAsiaTheme="minorEastAsia"/>
        </w:rPr>
        <w:t>)</w:t>
      </w:r>
    </w:p>
    <w:p w14:paraId="3C91A053" w14:textId="77777777" w:rsidR="00C32FAF" w:rsidRDefault="00C32FAF"/>
    <w:p w14:paraId="48249861" w14:textId="77777777" w:rsidR="00F71639" w:rsidRDefault="00F71639" w:rsidP="00F71639">
      <w:pPr>
        <w:pStyle w:val="Heading2"/>
      </w:pPr>
      <w:r>
        <w:t>3: AFA – Subfactor Score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85"/>
        <w:gridCol w:w="2429"/>
        <w:gridCol w:w="2783"/>
        <w:gridCol w:w="2253"/>
      </w:tblGrid>
      <w:tr w:rsidR="00F71639" w:rsidRPr="003450AE" w14:paraId="77DA12DC" w14:textId="77777777" w:rsidTr="006D03F1">
        <w:trPr>
          <w:cantSplit/>
          <w:trHeight w:val="629"/>
        </w:trPr>
        <w:tc>
          <w:tcPr>
            <w:tcW w:w="1008" w:type="pct"/>
            <w:vAlign w:val="center"/>
          </w:tcPr>
          <w:p w14:paraId="3EF6959C" w14:textId="77777777" w:rsidR="00F71639" w:rsidRDefault="00F71639" w:rsidP="006D03F1">
            <w:pPr>
              <w:jc w:val="center"/>
              <w:rPr>
                <w:b/>
                <w:bCs/>
              </w:rPr>
            </w:pPr>
            <w:r w:rsidRPr="00037D5C">
              <w:rPr>
                <w:b/>
                <w:bCs/>
              </w:rPr>
              <w:t xml:space="preserve">Analysis </w:t>
            </w:r>
          </w:p>
          <w:p w14:paraId="14D64962" w14:textId="77777777" w:rsidR="00F71639" w:rsidRDefault="00F71639" w:rsidP="006D03F1">
            <w:pPr>
              <w:jc w:val="center"/>
              <w:rPr>
                <w:b/>
                <w:bCs/>
              </w:rPr>
            </w:pPr>
            <w:r w:rsidRPr="00037D5C">
              <w:rPr>
                <w:b/>
                <w:bCs/>
              </w:rPr>
              <w:t>And</w:t>
            </w:r>
          </w:p>
          <w:p w14:paraId="7BC9E18E" w14:textId="77777777" w:rsidR="00F71639" w:rsidRPr="00037D5C" w:rsidRDefault="00F71639" w:rsidP="006D03F1">
            <w:pPr>
              <w:jc w:val="center"/>
              <w:rPr>
                <w:b/>
                <w:bCs/>
              </w:rPr>
            </w:pPr>
            <w:r w:rsidRPr="00037D5C">
              <w:rPr>
                <w:b/>
                <w:bCs/>
              </w:rPr>
              <w:t>Feedback</w:t>
            </w:r>
          </w:p>
        </w:tc>
        <w:tc>
          <w:tcPr>
            <w:tcW w:w="1299" w:type="pct"/>
            <w:vAlign w:val="center"/>
          </w:tcPr>
          <w:p w14:paraId="0ADF0431" w14:textId="3974339B" w:rsidR="00F71639" w:rsidRPr="00037D5C" w:rsidRDefault="00F71639" w:rsidP="006D03F1">
            <w:pPr>
              <w:jc w:val="center"/>
              <w:rPr>
                <w:b/>
                <w:bCs/>
              </w:rPr>
            </w:pPr>
            <w:r w:rsidRPr="00037D5C">
              <w:rPr>
                <w:b/>
                <w:bCs/>
              </w:rPr>
              <w:t xml:space="preserve">No </w:t>
            </w:r>
            <w:r>
              <w:rPr>
                <w:b/>
                <w:bCs/>
              </w:rPr>
              <w:t xml:space="preserve">Evidence of </w:t>
            </w:r>
            <w:r w:rsidRPr="00037D5C">
              <w:rPr>
                <w:b/>
                <w:bCs/>
              </w:rPr>
              <w:t>Awareness</w:t>
            </w:r>
            <w:r>
              <w:rPr>
                <w:b/>
                <w:bCs/>
              </w:rPr>
              <w:t xml:space="preserve"> </w:t>
            </w:r>
            <w:r w:rsidRPr="00037D5C">
              <w:rPr>
                <w:b/>
                <w:bCs/>
              </w:rPr>
              <w:t>(Simple redundancy of 2)</w:t>
            </w:r>
            <w:ins w:id="0" w:author="Edward Chen" w:date="2026-04-28T14:21:00Z" w16du:dateUtc="2026-04-28T20:21:00Z">
              <w:r w:rsidR="00480612">
                <w:rPr>
                  <w:b/>
                  <w:bCs/>
                </w:rPr>
                <w:t xml:space="preserve"> L1</w:t>
              </w:r>
            </w:ins>
          </w:p>
        </w:tc>
        <w:tc>
          <w:tcPr>
            <w:tcW w:w="1488" w:type="pct"/>
            <w:vAlign w:val="center"/>
          </w:tcPr>
          <w:p w14:paraId="28B08C2A" w14:textId="20748DBB" w:rsidR="00F71639" w:rsidRPr="00037D5C" w:rsidRDefault="00F71639" w:rsidP="006D03F1">
            <w:pPr>
              <w:jc w:val="center"/>
              <w:rPr>
                <w:b/>
                <w:bCs/>
              </w:rPr>
            </w:pPr>
            <w:r w:rsidRPr="00037D5C">
              <w:rPr>
                <w:b/>
                <w:bCs/>
              </w:rPr>
              <w:t>Evidence of General Awareness (2+ or complex redundancy)</w:t>
            </w:r>
            <w:ins w:id="1" w:author="Edward Chen" w:date="2026-04-28T14:21:00Z" w16du:dateUtc="2026-04-28T20:21:00Z">
              <w:r w:rsidR="00480612">
                <w:rPr>
                  <w:b/>
                  <w:bCs/>
                </w:rPr>
                <w:t xml:space="preserve"> L2</w:t>
              </w:r>
            </w:ins>
          </w:p>
        </w:tc>
        <w:tc>
          <w:tcPr>
            <w:tcW w:w="1205" w:type="pct"/>
            <w:vAlign w:val="center"/>
          </w:tcPr>
          <w:p w14:paraId="17FE0239" w14:textId="77777777" w:rsidR="00F71639" w:rsidRPr="00037D5C" w:rsidRDefault="00F71639" w:rsidP="006D03F1">
            <w:pPr>
              <w:jc w:val="center"/>
              <w:rPr>
                <w:b/>
                <w:bCs/>
              </w:rPr>
            </w:pPr>
            <w:r w:rsidRPr="00037D5C">
              <w:rPr>
                <w:b/>
                <w:bCs/>
              </w:rPr>
              <w:t>Evidence of Specific Awareness</w:t>
            </w:r>
          </w:p>
          <w:p w14:paraId="06A80BD1" w14:textId="46302E24" w:rsidR="00F71639" w:rsidRPr="00037D5C" w:rsidRDefault="00F71639" w:rsidP="006D03F1">
            <w:pPr>
              <w:jc w:val="center"/>
              <w:rPr>
                <w:b/>
                <w:bCs/>
              </w:rPr>
            </w:pPr>
            <w:r w:rsidRPr="00037D5C">
              <w:rPr>
                <w:b/>
                <w:bCs/>
              </w:rPr>
              <w:t>(use of diversity)</w:t>
            </w:r>
            <w:ins w:id="2" w:author="Edward Chen" w:date="2026-04-28T14:21:00Z" w16du:dateUtc="2026-04-28T20:21:00Z">
              <w:r w:rsidR="00480612">
                <w:rPr>
                  <w:b/>
                  <w:bCs/>
                </w:rPr>
                <w:t xml:space="preserve"> L3</w:t>
              </w:r>
            </w:ins>
          </w:p>
        </w:tc>
      </w:tr>
      <w:tr w:rsidR="00F71639" w:rsidRPr="003450AE" w14:paraId="2AD46D95" w14:textId="77777777" w:rsidTr="006D03F1">
        <w:trPr>
          <w:cantSplit/>
          <w:trHeight w:val="253"/>
        </w:trPr>
        <w:tc>
          <w:tcPr>
            <w:tcW w:w="1008" w:type="pct"/>
          </w:tcPr>
          <w:p w14:paraId="04127C22" w14:textId="77777777" w:rsidR="00F71639" w:rsidRPr="003450AE" w:rsidRDefault="00F71639" w:rsidP="006D03F1">
            <w:r w:rsidRPr="003450AE">
              <w:t>No-An, No-F</w:t>
            </w:r>
          </w:p>
        </w:tc>
        <w:tc>
          <w:tcPr>
            <w:tcW w:w="1299" w:type="pct"/>
          </w:tcPr>
          <w:p w14:paraId="5430E1B8" w14:textId="77777777" w:rsidR="00F71639" w:rsidRPr="003450AE" w:rsidRDefault="00F71639" w:rsidP="006D03F1">
            <w:r w:rsidRPr="003450AE">
              <w:t xml:space="preserve">A </w:t>
            </w:r>
          </w:p>
        </w:tc>
        <w:tc>
          <w:tcPr>
            <w:tcW w:w="1488" w:type="pct"/>
          </w:tcPr>
          <w:p w14:paraId="7250209D" w14:textId="77777777" w:rsidR="00F71639" w:rsidRPr="003450AE" w:rsidRDefault="00F71639" w:rsidP="006D03F1">
            <w:r w:rsidRPr="003450AE">
              <w:t xml:space="preserve">B </w:t>
            </w:r>
          </w:p>
        </w:tc>
        <w:tc>
          <w:tcPr>
            <w:tcW w:w="1205" w:type="pct"/>
          </w:tcPr>
          <w:p w14:paraId="07001FE6" w14:textId="77777777" w:rsidR="00F71639" w:rsidRPr="003450AE" w:rsidRDefault="00F71639" w:rsidP="006D03F1">
            <w:r w:rsidRPr="003450AE">
              <w:t xml:space="preserve">C </w:t>
            </w:r>
          </w:p>
        </w:tc>
      </w:tr>
      <w:tr w:rsidR="00480612" w:rsidRPr="003450AE" w14:paraId="6288211D" w14:textId="77777777" w:rsidTr="006D03F1">
        <w:trPr>
          <w:cantSplit/>
          <w:trHeight w:val="253"/>
          <w:ins w:id="3" w:author="Edward Chen" w:date="2026-04-28T14:22:00Z" w16du:dateUtc="2026-04-28T20:22:00Z"/>
        </w:trPr>
        <w:tc>
          <w:tcPr>
            <w:tcW w:w="1008" w:type="pct"/>
          </w:tcPr>
          <w:p w14:paraId="574D9138" w14:textId="16217A6B" w:rsidR="00480612" w:rsidRPr="003450AE" w:rsidRDefault="00863DE6" w:rsidP="006D03F1">
            <w:pPr>
              <w:rPr>
                <w:ins w:id="4" w:author="Edward Chen" w:date="2026-04-28T14:22:00Z" w16du:dateUtc="2026-04-28T20:22:00Z"/>
              </w:rPr>
            </w:pPr>
            <w:ins w:id="5" w:author="Edward Chen" w:date="2026-04-28T14:22:00Z" w16du:dateUtc="2026-04-28T20:22:00Z">
              <w:r>
                <w:t>An, No-F</w:t>
              </w:r>
            </w:ins>
          </w:p>
        </w:tc>
        <w:tc>
          <w:tcPr>
            <w:tcW w:w="1299" w:type="pct"/>
          </w:tcPr>
          <w:p w14:paraId="55C8FA65" w14:textId="77777777" w:rsidR="00480612" w:rsidRPr="003450AE" w:rsidRDefault="00480612" w:rsidP="006D03F1">
            <w:pPr>
              <w:rPr>
                <w:ins w:id="6" w:author="Edward Chen" w:date="2026-04-28T14:22:00Z" w16du:dateUtc="2026-04-28T20:22:00Z"/>
              </w:rPr>
            </w:pPr>
          </w:p>
        </w:tc>
        <w:tc>
          <w:tcPr>
            <w:tcW w:w="1488" w:type="pct"/>
          </w:tcPr>
          <w:p w14:paraId="1A3AD880" w14:textId="77777777" w:rsidR="00480612" w:rsidRPr="003450AE" w:rsidRDefault="00480612" w:rsidP="006D03F1">
            <w:pPr>
              <w:rPr>
                <w:ins w:id="7" w:author="Edward Chen" w:date="2026-04-28T14:22:00Z" w16du:dateUtc="2026-04-28T20:22:00Z"/>
              </w:rPr>
            </w:pPr>
          </w:p>
        </w:tc>
        <w:tc>
          <w:tcPr>
            <w:tcW w:w="1205" w:type="pct"/>
          </w:tcPr>
          <w:p w14:paraId="5E9057E0" w14:textId="77777777" w:rsidR="00480612" w:rsidRPr="003450AE" w:rsidRDefault="00480612" w:rsidP="006D03F1">
            <w:pPr>
              <w:rPr>
                <w:ins w:id="8" w:author="Edward Chen" w:date="2026-04-28T14:22:00Z" w16du:dateUtc="2026-04-28T20:22:00Z"/>
              </w:rPr>
            </w:pPr>
          </w:p>
        </w:tc>
      </w:tr>
      <w:tr w:rsidR="009D6560" w:rsidRPr="003450AE" w14:paraId="293A662A" w14:textId="77777777" w:rsidTr="006D03F1">
        <w:trPr>
          <w:cantSplit/>
          <w:trHeight w:val="253"/>
          <w:ins w:id="9" w:author="Edward Chen" w:date="2026-04-28T14:23:00Z" w16du:dateUtc="2026-04-28T20:23:00Z"/>
        </w:trPr>
        <w:tc>
          <w:tcPr>
            <w:tcW w:w="1008" w:type="pct"/>
          </w:tcPr>
          <w:p w14:paraId="407A06A2" w14:textId="151AB7B9" w:rsidR="009D6560" w:rsidRPr="003450AE" w:rsidRDefault="009D6560" w:rsidP="006D03F1">
            <w:pPr>
              <w:rPr>
                <w:ins w:id="10" w:author="Edward Chen" w:date="2026-04-28T14:23:00Z" w16du:dateUtc="2026-04-28T20:23:00Z"/>
              </w:rPr>
            </w:pPr>
            <w:ins w:id="11" w:author="Edward Chen" w:date="2026-04-28T14:23:00Z" w16du:dateUtc="2026-04-28T20:23:00Z">
              <w:r>
                <w:t>An+, No-F</w:t>
              </w:r>
            </w:ins>
          </w:p>
        </w:tc>
        <w:tc>
          <w:tcPr>
            <w:tcW w:w="1299" w:type="pct"/>
          </w:tcPr>
          <w:p w14:paraId="245D4C25" w14:textId="77777777" w:rsidR="009D6560" w:rsidRPr="003450AE" w:rsidRDefault="009D6560" w:rsidP="006D03F1">
            <w:pPr>
              <w:rPr>
                <w:ins w:id="12" w:author="Edward Chen" w:date="2026-04-28T14:23:00Z" w16du:dateUtc="2026-04-28T20:23:00Z"/>
              </w:rPr>
            </w:pPr>
          </w:p>
        </w:tc>
        <w:tc>
          <w:tcPr>
            <w:tcW w:w="1488" w:type="pct"/>
          </w:tcPr>
          <w:p w14:paraId="2A3EF25F" w14:textId="77777777" w:rsidR="009D6560" w:rsidRPr="003450AE" w:rsidRDefault="009D6560" w:rsidP="006D03F1">
            <w:pPr>
              <w:rPr>
                <w:ins w:id="13" w:author="Edward Chen" w:date="2026-04-28T14:23:00Z" w16du:dateUtc="2026-04-28T20:23:00Z"/>
              </w:rPr>
            </w:pPr>
          </w:p>
        </w:tc>
        <w:tc>
          <w:tcPr>
            <w:tcW w:w="1205" w:type="pct"/>
          </w:tcPr>
          <w:p w14:paraId="4BE4F290" w14:textId="77777777" w:rsidR="009D6560" w:rsidRPr="003450AE" w:rsidRDefault="009D6560" w:rsidP="006D03F1">
            <w:pPr>
              <w:rPr>
                <w:ins w:id="14" w:author="Edward Chen" w:date="2026-04-28T14:23:00Z" w16du:dateUtc="2026-04-28T20:23:00Z"/>
              </w:rPr>
            </w:pPr>
          </w:p>
        </w:tc>
      </w:tr>
      <w:tr w:rsidR="009D6560" w:rsidRPr="003450AE" w14:paraId="76DA46CB" w14:textId="77777777" w:rsidTr="006D03F1">
        <w:trPr>
          <w:cantSplit/>
          <w:trHeight w:val="253"/>
          <w:ins w:id="15" w:author="Edward Chen" w:date="2026-04-28T14:23:00Z" w16du:dateUtc="2026-04-28T20:23:00Z"/>
        </w:trPr>
        <w:tc>
          <w:tcPr>
            <w:tcW w:w="1008" w:type="pct"/>
          </w:tcPr>
          <w:p w14:paraId="4ADF69FD" w14:textId="2F59B81A" w:rsidR="009D6560" w:rsidRPr="003450AE" w:rsidRDefault="009D6560" w:rsidP="006D03F1">
            <w:pPr>
              <w:rPr>
                <w:ins w:id="16" w:author="Edward Chen" w:date="2026-04-28T14:23:00Z" w16du:dateUtc="2026-04-28T20:23:00Z"/>
              </w:rPr>
            </w:pPr>
            <w:ins w:id="17" w:author="Edward Chen" w:date="2026-04-28T14:23:00Z" w16du:dateUtc="2026-04-28T20:23:00Z">
              <w:r>
                <w:t>No-An, F</w:t>
              </w:r>
            </w:ins>
          </w:p>
        </w:tc>
        <w:tc>
          <w:tcPr>
            <w:tcW w:w="1299" w:type="pct"/>
          </w:tcPr>
          <w:p w14:paraId="77F1E2AD" w14:textId="77777777" w:rsidR="009D6560" w:rsidRPr="003450AE" w:rsidRDefault="009D6560" w:rsidP="006D03F1">
            <w:pPr>
              <w:rPr>
                <w:ins w:id="18" w:author="Edward Chen" w:date="2026-04-28T14:23:00Z" w16du:dateUtc="2026-04-28T20:23:00Z"/>
              </w:rPr>
            </w:pPr>
          </w:p>
        </w:tc>
        <w:tc>
          <w:tcPr>
            <w:tcW w:w="1488" w:type="pct"/>
          </w:tcPr>
          <w:p w14:paraId="159209E6" w14:textId="77777777" w:rsidR="009D6560" w:rsidRPr="003450AE" w:rsidRDefault="009D6560" w:rsidP="006D03F1">
            <w:pPr>
              <w:rPr>
                <w:ins w:id="19" w:author="Edward Chen" w:date="2026-04-28T14:23:00Z" w16du:dateUtc="2026-04-28T20:23:00Z"/>
              </w:rPr>
            </w:pPr>
          </w:p>
        </w:tc>
        <w:tc>
          <w:tcPr>
            <w:tcW w:w="1205" w:type="pct"/>
          </w:tcPr>
          <w:p w14:paraId="1E928A8F" w14:textId="77777777" w:rsidR="009D6560" w:rsidRPr="003450AE" w:rsidRDefault="009D6560" w:rsidP="006D03F1">
            <w:pPr>
              <w:rPr>
                <w:ins w:id="20" w:author="Edward Chen" w:date="2026-04-28T14:23:00Z" w16du:dateUtc="2026-04-28T20:23:00Z"/>
              </w:rPr>
            </w:pPr>
          </w:p>
        </w:tc>
      </w:tr>
      <w:tr w:rsidR="00F71639" w:rsidRPr="003450AE" w14:paraId="23E3E0B7" w14:textId="77777777" w:rsidTr="006D03F1">
        <w:trPr>
          <w:cantSplit/>
          <w:trHeight w:val="253"/>
        </w:trPr>
        <w:tc>
          <w:tcPr>
            <w:tcW w:w="1008" w:type="pct"/>
          </w:tcPr>
          <w:p w14:paraId="327CBB5B" w14:textId="77777777" w:rsidR="00F71639" w:rsidRPr="003450AE" w:rsidRDefault="00F71639" w:rsidP="006D03F1">
            <w:r w:rsidRPr="003450AE">
              <w:t>An, F</w:t>
            </w:r>
          </w:p>
        </w:tc>
        <w:tc>
          <w:tcPr>
            <w:tcW w:w="1299" w:type="pct"/>
          </w:tcPr>
          <w:p w14:paraId="762C5DCF" w14:textId="77777777" w:rsidR="00F71639" w:rsidRPr="003450AE" w:rsidRDefault="00F71639" w:rsidP="006D03F1">
            <w:r w:rsidRPr="003450AE">
              <w:t xml:space="preserve">B </w:t>
            </w:r>
          </w:p>
        </w:tc>
        <w:tc>
          <w:tcPr>
            <w:tcW w:w="1488" w:type="pct"/>
          </w:tcPr>
          <w:p w14:paraId="1F17C08B" w14:textId="77777777" w:rsidR="00F71639" w:rsidRPr="003450AE" w:rsidRDefault="00F71639" w:rsidP="006D03F1">
            <w:r w:rsidRPr="003450AE">
              <w:t xml:space="preserve">C </w:t>
            </w:r>
          </w:p>
        </w:tc>
        <w:tc>
          <w:tcPr>
            <w:tcW w:w="1205" w:type="pct"/>
          </w:tcPr>
          <w:p w14:paraId="6D424F2A" w14:textId="77777777" w:rsidR="00F71639" w:rsidRPr="003450AE" w:rsidRDefault="00F71639" w:rsidP="006D03F1">
            <w:r w:rsidRPr="003450AE">
              <w:t xml:space="preserve">D </w:t>
            </w:r>
          </w:p>
        </w:tc>
      </w:tr>
      <w:tr w:rsidR="00F71639" w:rsidRPr="003450AE" w14:paraId="13BCD0C8" w14:textId="77777777" w:rsidTr="006D03F1">
        <w:trPr>
          <w:cantSplit/>
          <w:trHeight w:val="253"/>
        </w:trPr>
        <w:tc>
          <w:tcPr>
            <w:tcW w:w="1008" w:type="pct"/>
          </w:tcPr>
          <w:p w14:paraId="78309A07" w14:textId="77777777" w:rsidR="00F71639" w:rsidRPr="003450AE" w:rsidRDefault="00F71639" w:rsidP="006D03F1">
            <w:r w:rsidRPr="003450AE">
              <w:t>An+, F</w:t>
            </w:r>
          </w:p>
        </w:tc>
        <w:tc>
          <w:tcPr>
            <w:tcW w:w="1299" w:type="pct"/>
          </w:tcPr>
          <w:p w14:paraId="7B91FEAB" w14:textId="77777777" w:rsidR="00F71639" w:rsidRPr="003450AE" w:rsidRDefault="00F71639" w:rsidP="006D03F1">
            <w:r w:rsidRPr="003450AE">
              <w:t xml:space="preserve">B </w:t>
            </w:r>
          </w:p>
        </w:tc>
        <w:tc>
          <w:tcPr>
            <w:tcW w:w="1488" w:type="pct"/>
          </w:tcPr>
          <w:p w14:paraId="2AE3D757" w14:textId="77777777" w:rsidR="00F71639" w:rsidRPr="003450AE" w:rsidRDefault="00F71639" w:rsidP="006D03F1">
            <w:r w:rsidRPr="003450AE">
              <w:t xml:space="preserve">C </w:t>
            </w:r>
          </w:p>
        </w:tc>
        <w:tc>
          <w:tcPr>
            <w:tcW w:w="1205" w:type="pct"/>
          </w:tcPr>
          <w:p w14:paraId="01C8E9C5" w14:textId="77777777" w:rsidR="00F71639" w:rsidRPr="003450AE" w:rsidRDefault="00F71639" w:rsidP="006D03F1">
            <w:r w:rsidRPr="003450AE">
              <w:t xml:space="preserve">D </w:t>
            </w:r>
          </w:p>
        </w:tc>
      </w:tr>
      <w:tr w:rsidR="009D6560" w:rsidRPr="003450AE" w14:paraId="35964697" w14:textId="77777777" w:rsidTr="006D03F1">
        <w:trPr>
          <w:cantSplit/>
          <w:trHeight w:val="253"/>
          <w:ins w:id="21" w:author="Edward Chen" w:date="2026-04-28T14:24:00Z" w16du:dateUtc="2026-04-28T20:24:00Z"/>
        </w:trPr>
        <w:tc>
          <w:tcPr>
            <w:tcW w:w="1008" w:type="pct"/>
          </w:tcPr>
          <w:p w14:paraId="654E0BA0" w14:textId="6CD1336E" w:rsidR="009D6560" w:rsidRPr="003450AE" w:rsidRDefault="009D6560" w:rsidP="006D03F1">
            <w:pPr>
              <w:rPr>
                <w:ins w:id="22" w:author="Edward Chen" w:date="2026-04-28T14:24:00Z" w16du:dateUtc="2026-04-28T20:24:00Z"/>
              </w:rPr>
            </w:pPr>
            <w:ins w:id="23" w:author="Edward Chen" w:date="2026-04-28T14:24:00Z" w16du:dateUtc="2026-04-28T20:24:00Z">
              <w:r>
                <w:t>No-An, F+</w:t>
              </w:r>
            </w:ins>
          </w:p>
        </w:tc>
        <w:tc>
          <w:tcPr>
            <w:tcW w:w="1299" w:type="pct"/>
          </w:tcPr>
          <w:p w14:paraId="7E20E05F" w14:textId="77777777" w:rsidR="009D6560" w:rsidRPr="003450AE" w:rsidRDefault="009D6560" w:rsidP="006D03F1">
            <w:pPr>
              <w:rPr>
                <w:ins w:id="24" w:author="Edward Chen" w:date="2026-04-28T14:24:00Z" w16du:dateUtc="2026-04-28T20:24:00Z"/>
              </w:rPr>
            </w:pPr>
          </w:p>
        </w:tc>
        <w:tc>
          <w:tcPr>
            <w:tcW w:w="1488" w:type="pct"/>
          </w:tcPr>
          <w:p w14:paraId="4E4CA841" w14:textId="77777777" w:rsidR="009D6560" w:rsidRPr="003450AE" w:rsidRDefault="009D6560" w:rsidP="006D03F1">
            <w:pPr>
              <w:rPr>
                <w:ins w:id="25" w:author="Edward Chen" w:date="2026-04-28T14:24:00Z" w16du:dateUtc="2026-04-28T20:24:00Z"/>
              </w:rPr>
            </w:pPr>
          </w:p>
        </w:tc>
        <w:tc>
          <w:tcPr>
            <w:tcW w:w="1205" w:type="pct"/>
          </w:tcPr>
          <w:p w14:paraId="6DDF964F" w14:textId="77777777" w:rsidR="009D6560" w:rsidRPr="003450AE" w:rsidRDefault="009D6560" w:rsidP="006D03F1">
            <w:pPr>
              <w:rPr>
                <w:ins w:id="26" w:author="Edward Chen" w:date="2026-04-28T14:24:00Z" w16du:dateUtc="2026-04-28T20:24:00Z"/>
              </w:rPr>
            </w:pPr>
          </w:p>
        </w:tc>
      </w:tr>
      <w:tr w:rsidR="00F71639" w:rsidRPr="003450AE" w14:paraId="728F84FF" w14:textId="77777777" w:rsidTr="006D03F1">
        <w:trPr>
          <w:cantSplit/>
          <w:trHeight w:val="253"/>
        </w:trPr>
        <w:tc>
          <w:tcPr>
            <w:tcW w:w="1008" w:type="pct"/>
          </w:tcPr>
          <w:p w14:paraId="4DA2548F" w14:textId="77777777" w:rsidR="00F71639" w:rsidRPr="003450AE" w:rsidRDefault="00F71639" w:rsidP="006D03F1">
            <w:r w:rsidRPr="003450AE">
              <w:t>An, F+</w:t>
            </w:r>
          </w:p>
        </w:tc>
        <w:tc>
          <w:tcPr>
            <w:tcW w:w="1299" w:type="pct"/>
          </w:tcPr>
          <w:p w14:paraId="6792E2DD" w14:textId="77777777" w:rsidR="00F71639" w:rsidRPr="003450AE" w:rsidRDefault="00F71639" w:rsidP="006D03F1">
            <w:r w:rsidRPr="003450AE">
              <w:t xml:space="preserve">B </w:t>
            </w:r>
          </w:p>
        </w:tc>
        <w:tc>
          <w:tcPr>
            <w:tcW w:w="1488" w:type="pct"/>
          </w:tcPr>
          <w:p w14:paraId="09162E3A" w14:textId="77777777" w:rsidR="00F71639" w:rsidRPr="003450AE" w:rsidRDefault="00F71639" w:rsidP="006D03F1">
            <w:r w:rsidRPr="003450AE">
              <w:t xml:space="preserve">C </w:t>
            </w:r>
          </w:p>
        </w:tc>
        <w:tc>
          <w:tcPr>
            <w:tcW w:w="1205" w:type="pct"/>
          </w:tcPr>
          <w:p w14:paraId="32F816CD" w14:textId="77777777" w:rsidR="00F71639" w:rsidRPr="003450AE" w:rsidRDefault="00F71639" w:rsidP="006D03F1">
            <w:r w:rsidRPr="003450AE">
              <w:t xml:space="preserve">D </w:t>
            </w:r>
          </w:p>
        </w:tc>
      </w:tr>
      <w:tr w:rsidR="00F71639" w:rsidRPr="003450AE" w14:paraId="0F9FE838" w14:textId="77777777" w:rsidTr="006D03F1">
        <w:trPr>
          <w:cantSplit/>
          <w:trHeight w:val="253"/>
        </w:trPr>
        <w:tc>
          <w:tcPr>
            <w:tcW w:w="1008" w:type="pct"/>
          </w:tcPr>
          <w:p w14:paraId="06EE1244" w14:textId="77777777" w:rsidR="00F71639" w:rsidRPr="003450AE" w:rsidRDefault="00F71639" w:rsidP="006D03F1">
            <w:r w:rsidRPr="003450AE">
              <w:t>An+, F+</w:t>
            </w:r>
          </w:p>
        </w:tc>
        <w:tc>
          <w:tcPr>
            <w:tcW w:w="1299" w:type="pct"/>
          </w:tcPr>
          <w:p w14:paraId="763F7645" w14:textId="77777777" w:rsidR="00F71639" w:rsidRPr="003450AE" w:rsidRDefault="00F71639" w:rsidP="006D03F1">
            <w:r w:rsidRPr="003450AE">
              <w:t xml:space="preserve">B </w:t>
            </w:r>
          </w:p>
        </w:tc>
        <w:tc>
          <w:tcPr>
            <w:tcW w:w="1488" w:type="pct"/>
          </w:tcPr>
          <w:p w14:paraId="7BA91E6A" w14:textId="77777777" w:rsidR="00F71639" w:rsidRPr="003450AE" w:rsidRDefault="00F71639" w:rsidP="006D03F1">
            <w:r w:rsidRPr="003450AE">
              <w:t xml:space="preserve">D </w:t>
            </w:r>
          </w:p>
        </w:tc>
        <w:tc>
          <w:tcPr>
            <w:tcW w:w="1205" w:type="pct"/>
          </w:tcPr>
          <w:p w14:paraId="2200B156" w14:textId="77777777" w:rsidR="00F71639" w:rsidRPr="003450AE" w:rsidRDefault="00F71639" w:rsidP="006D03F1">
            <w:r w:rsidRPr="003450AE">
              <w:t xml:space="preserve">E </w:t>
            </w:r>
          </w:p>
        </w:tc>
      </w:tr>
      <w:tr w:rsidR="00F71639" w:rsidRPr="003450AE" w14:paraId="7C4601C7" w14:textId="77777777" w:rsidTr="006D03F1">
        <w:trPr>
          <w:cantSplit/>
          <w:trHeight w:val="593"/>
        </w:trPr>
        <w:tc>
          <w:tcPr>
            <w:tcW w:w="5000" w:type="pct"/>
            <w:gridSpan w:val="4"/>
          </w:tcPr>
          <w:p w14:paraId="049C53C3" w14:textId="77777777" w:rsidR="00F71639" w:rsidRPr="003450AE" w:rsidRDefault="00F71639" w:rsidP="006D03F1">
            <w:r w:rsidRPr="003450AE">
              <w:t>No-An = No Analysis; An = Analysis; An+ = Detailed Analysis; No-F = No Feedback; F = Feedback: F+ = Detailed Feedback</w:t>
            </w:r>
          </w:p>
        </w:tc>
      </w:tr>
    </w:tbl>
    <w:p w14:paraId="24BF3A5D" w14:textId="77777777" w:rsidR="00F71639" w:rsidRDefault="00F71639" w:rsidP="00F71639"/>
    <w:p w14:paraId="1293E0DC" w14:textId="4B444161" w:rsidR="005C5978" w:rsidRDefault="005C5978" w:rsidP="00F71639">
      <w:pPr>
        <w:pStyle w:val="Heading3"/>
      </w:pPr>
      <w:r>
        <w:t xml:space="preserve">Question </w:t>
      </w:r>
      <w:r w:rsidR="00FB4D12">
        <w:t>3</w:t>
      </w:r>
      <w:r w:rsidR="00575BD1">
        <w:t>a</w:t>
      </w:r>
      <w:r>
        <w:t xml:space="preserve">: </w:t>
      </w:r>
      <w:r w:rsidR="00DE3C57">
        <w:t>AFA</w:t>
      </w:r>
      <w:r>
        <w:t xml:space="preserve"> – </w:t>
      </w:r>
      <w:r w:rsidR="00DE3C57">
        <w:t>Analysis</w:t>
      </w:r>
    </w:p>
    <w:p w14:paraId="2822309A" w14:textId="7BAD3635" w:rsidR="005C5978" w:rsidRDefault="00B23275" w:rsidP="005C5978">
      <w:pPr>
        <w:spacing w:after="0" w:line="240" w:lineRule="auto"/>
      </w:pPr>
      <w:r>
        <w:t xml:space="preserve">Analysis considers </w:t>
      </w:r>
      <w:r w:rsidRPr="003450AE">
        <w:t xml:space="preserve">the assessment that was performed </w:t>
      </w:r>
      <w:r w:rsidR="000A4CF5">
        <w:t>for t</w:t>
      </w:r>
      <w:r w:rsidRPr="003450AE">
        <w:t xml:space="preserve">he </w:t>
      </w:r>
      <w:r w:rsidR="00973425">
        <w:t xml:space="preserve">CCF of </w:t>
      </w:r>
      <w:r w:rsidR="007766A9">
        <w:t xml:space="preserve">the </w:t>
      </w:r>
      <w:r w:rsidRPr="003450AE">
        <w:t>CCCG</w:t>
      </w:r>
      <w:r w:rsidR="000A4CF5">
        <w:t xml:space="preserve"> </w:t>
      </w:r>
      <w:r w:rsidR="00973425">
        <w:t>and</w:t>
      </w:r>
      <w:r>
        <w:t xml:space="preserve"> may include a hazard or </w:t>
      </w:r>
      <w:r w:rsidRPr="003450AE">
        <w:t xml:space="preserve">probabilistic risk assessment (PRA) </w:t>
      </w:r>
      <w:r>
        <w:t xml:space="preserve">performed system </w:t>
      </w:r>
      <w:r w:rsidRPr="003450AE">
        <w:t>development.</w:t>
      </w:r>
    </w:p>
    <w:p w14:paraId="50BF5D32" w14:textId="77777777" w:rsidR="00B23275" w:rsidRPr="00C32FAF" w:rsidRDefault="00B23275" w:rsidP="005C5978">
      <w:pPr>
        <w:spacing w:after="0" w:line="240" w:lineRule="auto"/>
      </w:pPr>
    </w:p>
    <w:p w14:paraId="42AF5731" w14:textId="2556C81C" w:rsidR="005C5978" w:rsidRPr="00C32FAF" w:rsidRDefault="005C5978" w:rsidP="005C5978">
      <w:r w:rsidRPr="00C32FAF">
        <w:rPr>
          <w:b/>
          <w:bCs/>
        </w:rPr>
        <w:t xml:space="preserve">Question: </w:t>
      </w:r>
      <w:r>
        <w:t xml:space="preserve">Indicate the </w:t>
      </w:r>
      <w:r w:rsidR="00D309A9">
        <w:t>level of risk analysis that was performed for the</w:t>
      </w:r>
      <w:r w:rsidRPr="00C32FAF">
        <w:t xml:space="preserve"> CCCG</w:t>
      </w:r>
    </w:p>
    <w:p w14:paraId="5BB0C512" w14:textId="05EE15EC" w:rsidR="005C5978" w:rsidRPr="00C32FAF" w:rsidRDefault="005C5978" w:rsidP="005C5978">
      <w:pPr>
        <w:numPr>
          <w:ilvl w:val="0"/>
          <w:numId w:val="14"/>
        </w:numPr>
        <w:spacing w:after="0"/>
      </w:pPr>
      <w:r w:rsidRPr="00C32FAF">
        <w:rPr>
          <w:rFonts w:cs="Segoe UI Symbol"/>
        </w:rPr>
        <w:t>☐</w:t>
      </w:r>
      <w:r w:rsidR="00C05D61">
        <w:rPr>
          <w:rFonts w:cs="Segoe UI Symbol"/>
        </w:rPr>
        <w:t xml:space="preserve"> Level 1 </w:t>
      </w:r>
      <w:r w:rsidR="00432E66" w:rsidRPr="003450AE">
        <w:t>The CCCG has not been identified and no CCF analysis has been carried out for the specific CCCG</w:t>
      </w:r>
      <w:r w:rsidR="00432E66">
        <w:t xml:space="preserve"> </w:t>
      </w:r>
      <w:r>
        <w:t>(</w:t>
      </w:r>
      <w:r w:rsidR="001E42CF">
        <w:t xml:space="preserve">Score = </w:t>
      </w:r>
      <w:r w:rsidR="00C864E1">
        <w:t>No-An</w:t>
      </w:r>
      <w:r>
        <w:rPr>
          <w:rFonts w:eastAsiaTheme="minorEastAsia"/>
        </w:rPr>
        <w:t>)</w:t>
      </w:r>
    </w:p>
    <w:p w14:paraId="27852E50" w14:textId="6EC165A9" w:rsidR="005C5978" w:rsidRPr="001E42CF" w:rsidRDefault="005C5978" w:rsidP="005C5978">
      <w:pPr>
        <w:numPr>
          <w:ilvl w:val="0"/>
          <w:numId w:val="14"/>
        </w:numPr>
        <w:spacing w:after="0"/>
        <w:rPr>
          <w:rFonts w:cs="Times New Roman"/>
        </w:rPr>
      </w:pPr>
      <w:r w:rsidRPr="00C32FAF">
        <w:rPr>
          <w:rFonts w:cs="Segoe UI Symbol"/>
        </w:rPr>
        <w:t>☐</w:t>
      </w:r>
      <w:r>
        <w:rPr>
          <w:rFonts w:cs="Segoe UI Symbol"/>
        </w:rPr>
        <w:t xml:space="preserve"> </w:t>
      </w:r>
      <w:r w:rsidR="00143E41">
        <w:rPr>
          <w:rFonts w:cs="Segoe UI Symbol"/>
        </w:rPr>
        <w:t xml:space="preserve">Level 2 </w:t>
      </w:r>
      <w:r w:rsidR="00E728F9" w:rsidRPr="003450AE">
        <w:t>The CCCG is identified as a potential hazard</w:t>
      </w:r>
      <w:r w:rsidR="00F36F79">
        <w:t xml:space="preserve">. </w:t>
      </w:r>
      <w:r w:rsidR="00186D2A">
        <w:t>Little</w:t>
      </w:r>
      <w:r w:rsidR="00E728F9" w:rsidRPr="003450AE">
        <w:t xml:space="preserve"> consideration</w:t>
      </w:r>
      <w:r w:rsidR="00663DFC">
        <w:t xml:space="preserve"> is </w:t>
      </w:r>
      <w:r w:rsidR="00F24911">
        <w:t>made</w:t>
      </w:r>
      <w:r w:rsidR="00663DFC">
        <w:t xml:space="preserve"> to</w:t>
      </w:r>
      <w:r w:rsidR="00E728F9" w:rsidRPr="003450AE">
        <w:t xml:space="preserve"> </w:t>
      </w:r>
      <w:r w:rsidR="00F24911">
        <w:t xml:space="preserve">how a </w:t>
      </w:r>
      <w:r w:rsidR="00E728F9" w:rsidRPr="003450AE">
        <w:t>CCF within a CCCG might influence the system</w:t>
      </w:r>
      <w:r w:rsidR="001E42CF">
        <w:t xml:space="preserve"> (Score = An).</w:t>
      </w:r>
    </w:p>
    <w:p w14:paraId="24BB304D" w14:textId="3B0D54FD" w:rsidR="001E42CF" w:rsidRPr="00C32FAF" w:rsidRDefault="001E42CF" w:rsidP="005C5978">
      <w:pPr>
        <w:numPr>
          <w:ilvl w:val="0"/>
          <w:numId w:val="14"/>
        </w:numPr>
        <w:spacing w:after="0"/>
        <w:rPr>
          <w:rFonts w:cs="Times New Roman"/>
        </w:rPr>
      </w:pPr>
      <w:r w:rsidRPr="00C32FAF">
        <w:rPr>
          <w:rFonts w:cs="Segoe UI Symbol"/>
        </w:rPr>
        <w:t>☐</w:t>
      </w:r>
      <w:r>
        <w:rPr>
          <w:rFonts w:cs="Segoe UI Symbol"/>
        </w:rPr>
        <w:t xml:space="preserve"> Level </w:t>
      </w:r>
      <w:r w:rsidR="009D26E7">
        <w:rPr>
          <w:rFonts w:cs="Segoe UI Symbol"/>
        </w:rPr>
        <w:t>3</w:t>
      </w:r>
      <w:r>
        <w:rPr>
          <w:rFonts w:cs="Segoe UI Symbol"/>
        </w:rPr>
        <w:t xml:space="preserve"> </w:t>
      </w:r>
      <w:r w:rsidR="00F36F79" w:rsidRPr="003450AE">
        <w:t>The CCCG is identified and analyzed for its threat to system performance</w:t>
      </w:r>
      <w:r w:rsidR="009D26E7">
        <w:t>. CCF is considered.</w:t>
      </w:r>
      <w:r w:rsidR="00C25C04">
        <w:t xml:space="preserve"> H</w:t>
      </w:r>
      <w:r w:rsidR="00F36F79" w:rsidRPr="003450AE">
        <w:t>azard and consequences are tracked as part of an FTA or other formal PRA tools</w:t>
      </w:r>
      <w:r w:rsidR="008973A1">
        <w:t xml:space="preserve"> (An+)</w:t>
      </w:r>
      <w:r w:rsidR="00C25C04">
        <w:t>.</w:t>
      </w:r>
    </w:p>
    <w:p w14:paraId="6877E8EB" w14:textId="77777777" w:rsidR="00C806F2" w:rsidRDefault="00C806F2"/>
    <w:p w14:paraId="0B84F9D6" w14:textId="7F461C93" w:rsidR="00186D2A" w:rsidRDefault="00186D2A" w:rsidP="00F71639">
      <w:pPr>
        <w:pStyle w:val="Heading3"/>
      </w:pPr>
      <w:r>
        <w:t xml:space="preserve">Question </w:t>
      </w:r>
      <w:r w:rsidR="00FB4D12">
        <w:t>3</w:t>
      </w:r>
      <w:r w:rsidR="00575BD1">
        <w:t>b</w:t>
      </w:r>
      <w:r>
        <w:t xml:space="preserve">: AFA – </w:t>
      </w:r>
      <w:r w:rsidR="00FB4D12">
        <w:t>Feedback</w:t>
      </w:r>
    </w:p>
    <w:p w14:paraId="0771434A" w14:textId="66D32D8F" w:rsidR="00186D2A" w:rsidRDefault="0069699C" w:rsidP="00186D2A">
      <w:pPr>
        <w:spacing w:after="0" w:line="240" w:lineRule="auto"/>
      </w:pPr>
      <w:r>
        <w:t xml:space="preserve">Feedback </w:t>
      </w:r>
      <w:r w:rsidRPr="003450AE">
        <w:t xml:space="preserve">refers to the information and recommendations provided to the </w:t>
      </w:r>
      <w:r>
        <w:t xml:space="preserve">system </w:t>
      </w:r>
      <w:r w:rsidRPr="003450AE">
        <w:t>designers</w:t>
      </w:r>
      <w:r>
        <w:t>/developers</w:t>
      </w:r>
      <w:r w:rsidRPr="003450AE">
        <w:t xml:space="preserve"> regarding CCF</w:t>
      </w:r>
      <w:r>
        <w:t>s</w:t>
      </w:r>
      <w:r w:rsidRPr="003450AE">
        <w:t xml:space="preserve"> of the CCCG.</w:t>
      </w:r>
    </w:p>
    <w:p w14:paraId="1F2F185F" w14:textId="77777777" w:rsidR="00186D2A" w:rsidRPr="00C32FAF" w:rsidRDefault="00186D2A" w:rsidP="00186D2A">
      <w:pPr>
        <w:spacing w:after="0" w:line="240" w:lineRule="auto"/>
      </w:pPr>
    </w:p>
    <w:p w14:paraId="6CC6A79C" w14:textId="57155DD6" w:rsidR="00186D2A" w:rsidRPr="00C32FAF" w:rsidRDefault="00186D2A" w:rsidP="00186D2A">
      <w:r w:rsidRPr="00C32FAF">
        <w:rPr>
          <w:b/>
          <w:bCs/>
        </w:rPr>
        <w:t xml:space="preserve">Question: </w:t>
      </w:r>
      <w:r>
        <w:t xml:space="preserve">Indicate the level of </w:t>
      </w:r>
      <w:r w:rsidR="006F3AB9">
        <w:t>feedback</w:t>
      </w:r>
      <w:r>
        <w:t xml:space="preserve"> that was performed for the</w:t>
      </w:r>
      <w:r w:rsidRPr="00C32FAF">
        <w:t xml:space="preserve"> CCCG</w:t>
      </w:r>
    </w:p>
    <w:p w14:paraId="1C19073B" w14:textId="2C74090C" w:rsidR="00186D2A" w:rsidRPr="00C32FAF" w:rsidRDefault="00186D2A" w:rsidP="00186D2A">
      <w:pPr>
        <w:numPr>
          <w:ilvl w:val="0"/>
          <w:numId w:val="15"/>
        </w:numPr>
        <w:spacing w:after="0"/>
      </w:pPr>
      <w:r w:rsidRPr="00C32FAF">
        <w:rPr>
          <w:rFonts w:cs="Segoe UI Symbol"/>
        </w:rPr>
        <w:t>☐</w:t>
      </w:r>
      <w:r>
        <w:rPr>
          <w:rFonts w:cs="Segoe UI Symbol"/>
        </w:rPr>
        <w:t xml:space="preserve"> Level 1 </w:t>
      </w:r>
      <w:r w:rsidR="00CD4A5D" w:rsidRPr="003450AE">
        <w:t>No feedback concerning the CCCG was provided to the design team</w:t>
      </w:r>
      <w:r w:rsidR="00CD4A5D">
        <w:t xml:space="preserve"> </w:t>
      </w:r>
      <w:r>
        <w:t>(Score = No-</w:t>
      </w:r>
      <w:r w:rsidR="008973A1">
        <w:t>F</w:t>
      </w:r>
      <w:r>
        <w:rPr>
          <w:rFonts w:eastAsiaTheme="minorEastAsia"/>
        </w:rPr>
        <w:t>)</w:t>
      </w:r>
    </w:p>
    <w:p w14:paraId="07372A25" w14:textId="0FBFC1F1" w:rsidR="00186D2A" w:rsidRPr="001E42CF" w:rsidRDefault="00186D2A" w:rsidP="00186D2A">
      <w:pPr>
        <w:numPr>
          <w:ilvl w:val="0"/>
          <w:numId w:val="15"/>
        </w:numPr>
        <w:spacing w:after="0"/>
        <w:rPr>
          <w:rFonts w:cs="Times New Roman"/>
        </w:rPr>
      </w:pPr>
      <w:r w:rsidRPr="00C32FAF">
        <w:rPr>
          <w:rFonts w:cs="Segoe UI Symbol"/>
        </w:rPr>
        <w:t>☐</w:t>
      </w:r>
      <w:r>
        <w:rPr>
          <w:rFonts w:cs="Segoe UI Symbol"/>
        </w:rPr>
        <w:t xml:space="preserve"> Level 2 </w:t>
      </w:r>
      <w:r w:rsidR="008973A1" w:rsidRPr="003450AE">
        <w:t>Feedback was provided to the design team concerning the specific CCCG</w:t>
      </w:r>
      <w:r>
        <w:t xml:space="preserve"> (Score = </w:t>
      </w:r>
      <w:r w:rsidR="008973A1">
        <w:t>F</w:t>
      </w:r>
      <w:r>
        <w:t>).</w:t>
      </w:r>
    </w:p>
    <w:p w14:paraId="6A587A65" w14:textId="1215F422" w:rsidR="00186D2A" w:rsidRPr="00C32FAF" w:rsidRDefault="00186D2A" w:rsidP="00186D2A">
      <w:pPr>
        <w:numPr>
          <w:ilvl w:val="0"/>
          <w:numId w:val="15"/>
        </w:numPr>
        <w:spacing w:after="0"/>
        <w:rPr>
          <w:rFonts w:cs="Times New Roman"/>
        </w:rPr>
      </w:pPr>
      <w:r w:rsidRPr="00C32FAF">
        <w:rPr>
          <w:rFonts w:cs="Segoe UI Symbol"/>
        </w:rPr>
        <w:t>☐</w:t>
      </w:r>
      <w:r>
        <w:rPr>
          <w:rFonts w:cs="Segoe UI Symbol"/>
        </w:rPr>
        <w:t xml:space="preserve"> Level 3 </w:t>
      </w:r>
      <w:r w:rsidR="00C761D8" w:rsidRPr="003450AE">
        <w:t>Detailed feedback was provided to the design team. There is evidence that feedback led to actionable recommendations that are document trackable</w:t>
      </w:r>
      <w:r w:rsidR="00C761D8">
        <w:t xml:space="preserve"> (Score = F+)</w:t>
      </w:r>
      <w:r>
        <w:t>.</w:t>
      </w:r>
    </w:p>
    <w:p w14:paraId="66815ACB" w14:textId="77777777" w:rsidR="00186D2A" w:rsidRDefault="00186D2A"/>
    <w:p w14:paraId="7088FCFC" w14:textId="499427FE" w:rsidR="00C761D8" w:rsidRDefault="00C761D8" w:rsidP="00F71639">
      <w:pPr>
        <w:pStyle w:val="Heading3"/>
      </w:pPr>
      <w:r>
        <w:t>Question 3</w:t>
      </w:r>
      <w:r w:rsidR="00575BD1">
        <w:t>c</w:t>
      </w:r>
      <w:r>
        <w:t>: AFA – Awareness</w:t>
      </w:r>
    </w:p>
    <w:p w14:paraId="525E3898" w14:textId="01BFF44C" w:rsidR="00C761D8" w:rsidRDefault="00F84EA9" w:rsidP="00C761D8">
      <w:pPr>
        <w:spacing w:after="0" w:line="240" w:lineRule="auto"/>
      </w:pPr>
      <w:r>
        <w:t xml:space="preserve">Awareness: </w:t>
      </w:r>
      <w:r w:rsidRPr="003450AE">
        <w:t>refers to the designer’s knowledge and experience with CCFs and application of that knowledge in design. Credit for a designer’s awareness is made by considering evidence of design’s defenses against CCF</w:t>
      </w:r>
      <w:r w:rsidR="00C761D8" w:rsidRPr="003450AE">
        <w:t>.</w:t>
      </w:r>
    </w:p>
    <w:p w14:paraId="03AE128A" w14:textId="77777777" w:rsidR="00C761D8" w:rsidRPr="00C32FAF" w:rsidRDefault="00C761D8" w:rsidP="00C761D8">
      <w:pPr>
        <w:spacing w:after="0" w:line="240" w:lineRule="auto"/>
      </w:pPr>
    </w:p>
    <w:p w14:paraId="4809DA26" w14:textId="176DD61F" w:rsidR="00C761D8" w:rsidRPr="00C32FAF" w:rsidRDefault="00C761D8" w:rsidP="00C761D8">
      <w:r w:rsidRPr="00C32FAF">
        <w:rPr>
          <w:b/>
          <w:bCs/>
        </w:rPr>
        <w:t xml:space="preserve">Question: </w:t>
      </w:r>
      <w:r>
        <w:t xml:space="preserve">Indicate the level of </w:t>
      </w:r>
      <w:r w:rsidR="00E321AC">
        <w:t xml:space="preserve">awareness </w:t>
      </w:r>
      <w:r w:rsidR="00576459">
        <w:t>of CCF as evident in the design with respect to the</w:t>
      </w:r>
      <w:r w:rsidRPr="00C32FAF">
        <w:t xml:space="preserve"> CCCG</w:t>
      </w:r>
      <w:r w:rsidR="00576459">
        <w:t>.</w:t>
      </w:r>
    </w:p>
    <w:p w14:paraId="3D02CF7A" w14:textId="3C4C2D56" w:rsidR="00C761D8" w:rsidRPr="00C32FAF" w:rsidRDefault="00C761D8" w:rsidP="00C761D8">
      <w:pPr>
        <w:numPr>
          <w:ilvl w:val="0"/>
          <w:numId w:val="16"/>
        </w:numPr>
        <w:spacing w:after="0"/>
      </w:pPr>
      <w:r w:rsidRPr="00C32FAF">
        <w:rPr>
          <w:rFonts w:cs="Segoe UI Symbol"/>
        </w:rPr>
        <w:lastRenderedPageBreak/>
        <w:t>☐</w:t>
      </w:r>
      <w:r>
        <w:rPr>
          <w:rFonts w:cs="Segoe UI Symbol"/>
        </w:rPr>
        <w:t xml:space="preserve"> Level 1 </w:t>
      </w:r>
      <w:r w:rsidR="000A4A29">
        <w:rPr>
          <w:rFonts w:cs="Segoe UI Symbol"/>
        </w:rPr>
        <w:t>There is n</w:t>
      </w:r>
      <w:r w:rsidR="00AC39A0" w:rsidRPr="003450AE">
        <w:t xml:space="preserve">o evidence </w:t>
      </w:r>
      <w:r w:rsidR="00F048DD">
        <w:t>of awareness for</w:t>
      </w:r>
      <w:r w:rsidR="00AC39A0" w:rsidRPr="003450AE">
        <w:t xml:space="preserve"> CCF </w:t>
      </w:r>
      <w:r w:rsidR="00F048DD">
        <w:t>of the</w:t>
      </w:r>
      <w:r w:rsidR="00AC39A0" w:rsidRPr="003450AE">
        <w:t xml:space="preserve"> CCCG</w:t>
      </w:r>
      <w:r w:rsidR="00F048DD">
        <w:t xml:space="preserve">. </w:t>
      </w:r>
      <w:r w:rsidR="00F048DD" w:rsidRPr="003450AE">
        <w:t>No dedicated attempt to prevent software CCF was included in the design (i.e., duplication of software in redundant trains). The CCCG has low levels or no built-in redundancy</w:t>
      </w:r>
      <w:r w:rsidR="00AC39A0">
        <w:t xml:space="preserve"> </w:t>
      </w:r>
      <w:r>
        <w:t xml:space="preserve">(Score = </w:t>
      </w:r>
      <w:r w:rsidR="00E32973">
        <w:t>Level 1</w:t>
      </w:r>
      <w:r>
        <w:rPr>
          <w:rFonts w:eastAsiaTheme="minorEastAsia"/>
        </w:rPr>
        <w:t>)</w:t>
      </w:r>
    </w:p>
    <w:p w14:paraId="2FDE55D6" w14:textId="6CA164C3" w:rsidR="00C761D8" w:rsidRPr="001E42CF" w:rsidRDefault="00C761D8" w:rsidP="00C761D8">
      <w:pPr>
        <w:numPr>
          <w:ilvl w:val="0"/>
          <w:numId w:val="16"/>
        </w:numPr>
        <w:spacing w:after="0"/>
        <w:rPr>
          <w:rFonts w:cs="Times New Roman"/>
        </w:rPr>
      </w:pPr>
      <w:r w:rsidRPr="00C32FAF">
        <w:rPr>
          <w:rFonts w:cs="Segoe UI Symbol"/>
        </w:rPr>
        <w:t>☐</w:t>
      </w:r>
      <w:r>
        <w:rPr>
          <w:rFonts w:cs="Segoe UI Symbol"/>
        </w:rPr>
        <w:t xml:space="preserve"> Level 2 </w:t>
      </w:r>
      <w:r w:rsidR="00126859">
        <w:rPr>
          <w:rFonts w:cs="Segoe UI Symbol"/>
        </w:rPr>
        <w:t>There is e</w:t>
      </w:r>
      <w:r w:rsidR="00126859" w:rsidRPr="003450AE">
        <w:t xml:space="preserve">vidence </w:t>
      </w:r>
      <w:r w:rsidR="00126859">
        <w:t>of</w:t>
      </w:r>
      <w:r w:rsidR="00126859" w:rsidRPr="003450AE">
        <w:t xml:space="preserve"> general CCF knowledge as demonstrated by the existence of redundant configurations within the design. No diversity is used to support design.</w:t>
      </w:r>
      <w:r w:rsidR="00126859">
        <w:t xml:space="preserve"> </w:t>
      </w:r>
      <w:r>
        <w:t xml:space="preserve">(Score = </w:t>
      </w:r>
      <w:r w:rsidR="00126859">
        <w:t>Level 2</w:t>
      </w:r>
      <w:r>
        <w:t>).</w:t>
      </w:r>
    </w:p>
    <w:p w14:paraId="7F8FB666" w14:textId="236FDBE9" w:rsidR="00C761D8" w:rsidRPr="00C32FAF" w:rsidRDefault="00C761D8" w:rsidP="00C761D8">
      <w:pPr>
        <w:numPr>
          <w:ilvl w:val="0"/>
          <w:numId w:val="16"/>
        </w:numPr>
        <w:spacing w:after="0"/>
        <w:rPr>
          <w:rFonts w:cs="Times New Roman"/>
        </w:rPr>
      </w:pPr>
      <w:r w:rsidRPr="00C32FAF">
        <w:rPr>
          <w:rFonts w:cs="Segoe UI Symbol"/>
        </w:rPr>
        <w:t>☐</w:t>
      </w:r>
      <w:r>
        <w:rPr>
          <w:rFonts w:cs="Segoe UI Symbol"/>
        </w:rPr>
        <w:t xml:space="preserve"> Level 3 </w:t>
      </w:r>
      <w:r w:rsidR="003E7163" w:rsidRPr="003450AE">
        <w:t xml:space="preserve">There is evidence </w:t>
      </w:r>
      <w:r w:rsidR="003E7163">
        <w:t>of</w:t>
      </w:r>
      <w:r w:rsidR="003E7163" w:rsidRPr="003450AE">
        <w:t xml:space="preserve"> awareness of software-based CCFs. Diverse software configurations are used. The analyst may also reason that there are other advanced methods beyond diversity that merit a score beyond Level 2</w:t>
      </w:r>
      <w:r>
        <w:t>.</w:t>
      </w:r>
      <w:r w:rsidR="00777AE2">
        <w:t xml:space="preserve"> (Score = Level 3)</w:t>
      </w:r>
    </w:p>
    <w:p w14:paraId="37C736AB" w14:textId="77777777" w:rsidR="00C761D8" w:rsidRDefault="00C761D8"/>
    <w:p w14:paraId="0E78880D" w14:textId="77777777" w:rsidR="00220020" w:rsidRDefault="00220020"/>
    <w:p w14:paraId="709383FA" w14:textId="77777777" w:rsidR="00220020" w:rsidRDefault="00220020"/>
    <w:p w14:paraId="1219AAD3" w14:textId="3FF52625" w:rsidR="00F71639" w:rsidRDefault="00F71639" w:rsidP="00F71639">
      <w:pPr>
        <w:pStyle w:val="Heading2"/>
      </w:pPr>
      <w:r>
        <w:t>4</w:t>
      </w:r>
      <w:r w:rsidR="00F827D0">
        <w:t xml:space="preserve">: </w:t>
      </w:r>
      <w:r>
        <w:t>Human-Machine Interface – Subfactor Score</w:t>
      </w:r>
    </w:p>
    <w:p w14:paraId="52516A76" w14:textId="77777777" w:rsidR="00277184" w:rsidRPr="0060074E" w:rsidRDefault="00277184" w:rsidP="00277184">
      <w:r>
        <w:t>Score: both columns are assessed. The limiting or score is selected.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43"/>
        <w:gridCol w:w="5475"/>
        <w:gridCol w:w="3132"/>
      </w:tblGrid>
      <w:tr w:rsidR="00F71639" w:rsidRPr="003450AE" w14:paraId="3B20F180" w14:textId="77777777" w:rsidTr="0032073F">
        <w:tc>
          <w:tcPr>
            <w:tcW w:w="397" w:type="pct"/>
          </w:tcPr>
          <w:p w14:paraId="7DBB2954" w14:textId="77777777" w:rsidR="00F71639" w:rsidRPr="001B3EA1" w:rsidRDefault="00F71639" w:rsidP="0032073F">
            <w:pPr>
              <w:rPr>
                <w:b/>
                <w:bCs/>
              </w:rPr>
            </w:pPr>
            <w:bookmarkStart w:id="27" w:name="_Hlk210665096"/>
            <w:r w:rsidRPr="001B3EA1">
              <w:rPr>
                <w:b/>
                <w:bCs/>
              </w:rPr>
              <w:t>Score</w:t>
            </w:r>
          </w:p>
        </w:tc>
        <w:tc>
          <w:tcPr>
            <w:tcW w:w="2928" w:type="pct"/>
          </w:tcPr>
          <w:p w14:paraId="102D8310" w14:textId="77777777" w:rsidR="00F71639" w:rsidRPr="001B3EA1" w:rsidRDefault="00F71639" w:rsidP="0032073F">
            <w:pPr>
              <w:rPr>
                <w:b/>
                <w:bCs/>
              </w:rPr>
            </w:pPr>
            <w:r w:rsidRPr="001B3EA1">
              <w:rPr>
                <w:b/>
                <w:bCs/>
              </w:rPr>
              <w:t>Control Of Operator/User Interactions</w:t>
            </w:r>
          </w:p>
        </w:tc>
        <w:tc>
          <w:tcPr>
            <w:tcW w:w="1675" w:type="pct"/>
          </w:tcPr>
          <w:p w14:paraId="3D09C6EB" w14:textId="77777777" w:rsidR="00F71639" w:rsidRPr="001B3EA1" w:rsidRDefault="00F71639" w:rsidP="0032073F">
            <w:pPr>
              <w:rPr>
                <w:b/>
                <w:bCs/>
              </w:rPr>
            </w:pPr>
            <w:r w:rsidRPr="001B3EA1">
              <w:rPr>
                <w:b/>
                <w:bCs/>
              </w:rPr>
              <w:t>Maintenance Interactions</w:t>
            </w:r>
          </w:p>
        </w:tc>
      </w:tr>
      <w:tr w:rsidR="00F71639" w:rsidRPr="003450AE" w14:paraId="01BF2F01" w14:textId="77777777" w:rsidTr="0032073F">
        <w:tc>
          <w:tcPr>
            <w:tcW w:w="397" w:type="pct"/>
          </w:tcPr>
          <w:p w14:paraId="79DD83F4" w14:textId="77777777" w:rsidR="00F71639" w:rsidRPr="003450AE" w:rsidRDefault="00F71639" w:rsidP="0032073F">
            <w:r w:rsidRPr="003450AE">
              <w:t>A</w:t>
            </w:r>
          </w:p>
        </w:tc>
        <w:tc>
          <w:tcPr>
            <w:tcW w:w="2928" w:type="pct"/>
          </w:tcPr>
          <w:p w14:paraId="421C1A48" w14:textId="3658093E" w:rsidR="00F71639" w:rsidRPr="003450AE" w:rsidRDefault="00F71639" w:rsidP="0032073F">
            <w:r w:rsidRPr="003450AE">
              <w:t xml:space="preserve"> </w:t>
            </w:r>
            <w:commentRangeStart w:id="28"/>
            <w:r w:rsidRPr="003450AE">
              <w:t xml:space="preserve">No </w:t>
            </w:r>
            <w:del w:id="29" w:author="Tate H. Shorthill" w:date="2025-10-06T17:22:00Z" w16du:dateUtc="2025-10-06T23:22:00Z">
              <w:r w:rsidRPr="003450AE" w:rsidDel="00075AB4">
                <w:delText>control</w:delText>
              </w:r>
            </w:del>
            <w:ins w:id="30" w:author="Tate H. Shorthill" w:date="2025-10-06T17:22:00Z" w16du:dateUtc="2025-10-06T23:22:00Z">
              <w:r w:rsidR="00075AB4">
                <w:t>procedures</w:t>
              </w:r>
            </w:ins>
            <w:r w:rsidRPr="003450AE">
              <w:t xml:space="preserve"> or guidance over operator/user interaction </w:t>
            </w:r>
            <w:commentRangeEnd w:id="28"/>
            <w:r w:rsidR="00680DE7" w:rsidRPr="003450AE">
              <w:rPr>
                <w:rStyle w:val="CommentReference"/>
                <w:sz w:val="20"/>
                <w:szCs w:val="20"/>
              </w:rPr>
              <w:commentReference w:id="28"/>
            </w:r>
          </w:p>
        </w:tc>
        <w:tc>
          <w:tcPr>
            <w:tcW w:w="1675" w:type="pct"/>
          </w:tcPr>
          <w:p w14:paraId="4B2912B3" w14:textId="77777777" w:rsidR="00F71639" w:rsidRPr="003450AE" w:rsidRDefault="00F71639" w:rsidP="0032073F">
            <w:r w:rsidRPr="003450AE">
              <w:t>No supervisory checking</w:t>
            </w:r>
          </w:p>
        </w:tc>
      </w:tr>
      <w:tr w:rsidR="00F71639" w:rsidRPr="003450AE" w14:paraId="1D161387" w14:textId="77777777" w:rsidTr="0032073F">
        <w:tc>
          <w:tcPr>
            <w:tcW w:w="397" w:type="pct"/>
          </w:tcPr>
          <w:p w14:paraId="1E7AE1E7" w14:textId="77777777" w:rsidR="00F71639" w:rsidRPr="003450AE" w:rsidRDefault="00F71639" w:rsidP="0032073F">
            <w:r w:rsidRPr="003450AE">
              <w:t>B</w:t>
            </w:r>
          </w:p>
        </w:tc>
        <w:tc>
          <w:tcPr>
            <w:tcW w:w="2928" w:type="pct"/>
          </w:tcPr>
          <w:p w14:paraId="6B3918A9" w14:textId="77777777" w:rsidR="00F71639" w:rsidRPr="003450AE" w:rsidRDefault="00F71639" w:rsidP="0032073F">
            <w:r w:rsidRPr="003450AE">
              <w:t>[Written procedures AND Normal interaction]</w:t>
            </w:r>
          </w:p>
          <w:p w14:paraId="0873EFA7" w14:textId="77777777" w:rsidR="00F71639" w:rsidRPr="003450AE" w:rsidRDefault="00F71639" w:rsidP="0032073F">
            <w:r w:rsidRPr="003450AE">
              <w:t>OR [No Procedures AND minimal interaction]</w:t>
            </w:r>
          </w:p>
        </w:tc>
        <w:tc>
          <w:tcPr>
            <w:tcW w:w="1675" w:type="pct"/>
          </w:tcPr>
          <w:p w14:paraId="62BD8EA4" w14:textId="77777777" w:rsidR="00F71639" w:rsidRPr="003450AE" w:rsidRDefault="00F71639" w:rsidP="0032073F">
            <w:r w:rsidRPr="003450AE">
              <w:t>Work checked by a supervisor</w:t>
            </w:r>
          </w:p>
        </w:tc>
      </w:tr>
      <w:tr w:rsidR="00F71639" w:rsidRPr="003450AE" w14:paraId="40DBE3F3" w14:textId="77777777" w:rsidTr="0032073F">
        <w:tc>
          <w:tcPr>
            <w:tcW w:w="397" w:type="pct"/>
          </w:tcPr>
          <w:p w14:paraId="72F7F5BC" w14:textId="77777777" w:rsidR="00F71639" w:rsidRPr="003450AE" w:rsidRDefault="00F71639" w:rsidP="0032073F">
            <w:r w:rsidRPr="003450AE">
              <w:t>C</w:t>
            </w:r>
          </w:p>
        </w:tc>
        <w:tc>
          <w:tcPr>
            <w:tcW w:w="2928" w:type="pct"/>
          </w:tcPr>
          <w:p w14:paraId="2D9B2961" w14:textId="77777777" w:rsidR="00F71639" w:rsidRPr="003450AE" w:rsidRDefault="00F71639" w:rsidP="0032073F">
            <w:r w:rsidRPr="003450AE">
              <w:t>[Checklist AND Normal interaction]</w:t>
            </w:r>
          </w:p>
          <w:p w14:paraId="348F4049" w14:textId="77777777" w:rsidR="00F71639" w:rsidRPr="003450AE" w:rsidRDefault="00F71639" w:rsidP="0032073F">
            <w:r w:rsidRPr="003450AE">
              <w:t>OR [Written Procedures AND minimal interaction]</w:t>
            </w:r>
          </w:p>
        </w:tc>
        <w:tc>
          <w:tcPr>
            <w:tcW w:w="1675" w:type="pct"/>
          </w:tcPr>
          <w:p w14:paraId="76A20662" w14:textId="77777777" w:rsidR="00F71639" w:rsidRPr="003450AE" w:rsidRDefault="00F71639" w:rsidP="0032073F">
            <w:r w:rsidRPr="003450AE">
              <w:t>Post maintenance proof testing</w:t>
            </w:r>
          </w:p>
        </w:tc>
      </w:tr>
      <w:tr w:rsidR="00F71639" w:rsidRPr="003450AE" w14:paraId="2731DA6A" w14:textId="77777777" w:rsidTr="0032073F">
        <w:tc>
          <w:tcPr>
            <w:tcW w:w="397" w:type="pct"/>
          </w:tcPr>
          <w:p w14:paraId="4EC4AEFA" w14:textId="77777777" w:rsidR="00F71639" w:rsidRPr="003450AE" w:rsidRDefault="00F71639" w:rsidP="0032073F">
            <w:r w:rsidRPr="003450AE">
              <w:t>D</w:t>
            </w:r>
          </w:p>
        </w:tc>
        <w:tc>
          <w:tcPr>
            <w:tcW w:w="2928" w:type="pct"/>
          </w:tcPr>
          <w:p w14:paraId="6A799485" w14:textId="77777777" w:rsidR="00F71639" w:rsidRPr="003450AE" w:rsidRDefault="00F71639" w:rsidP="0032073F">
            <w:r w:rsidRPr="003450AE">
              <w:t>[Checklist with evidence that it is used AND Normal interaction] OR [Checklist AND minimal interaction] OR</w:t>
            </w:r>
          </w:p>
          <w:p w14:paraId="55439B24" w14:textId="77777777" w:rsidR="00F71639" w:rsidRPr="003450AE" w:rsidRDefault="00F71639" w:rsidP="0032073F">
            <w:r w:rsidRPr="003450AE">
              <w:t>[Procedures with evidence of compliance AND minimal interaction]</w:t>
            </w:r>
          </w:p>
        </w:tc>
        <w:tc>
          <w:tcPr>
            <w:tcW w:w="1675" w:type="pct"/>
          </w:tcPr>
          <w:p w14:paraId="1DA39257" w14:textId="77777777" w:rsidR="00F71639" w:rsidRPr="003450AE" w:rsidRDefault="00F71639" w:rsidP="0032073F">
            <w:r w:rsidRPr="003450AE">
              <w:t>Work is tested and checked</w:t>
            </w:r>
          </w:p>
        </w:tc>
      </w:tr>
      <w:tr w:rsidR="00F71639" w:rsidRPr="003450AE" w14:paraId="3A4A5732" w14:textId="77777777" w:rsidTr="0032073F">
        <w:tc>
          <w:tcPr>
            <w:tcW w:w="397" w:type="pct"/>
          </w:tcPr>
          <w:p w14:paraId="3E94E0EF" w14:textId="77777777" w:rsidR="00F71639" w:rsidRPr="003450AE" w:rsidRDefault="00F71639" w:rsidP="0032073F">
            <w:r w:rsidRPr="003450AE">
              <w:t>E</w:t>
            </w:r>
          </w:p>
        </w:tc>
        <w:tc>
          <w:tcPr>
            <w:tcW w:w="2928" w:type="pct"/>
          </w:tcPr>
          <w:p w14:paraId="70861527" w14:textId="77777777" w:rsidR="00F71639" w:rsidRPr="003450AE" w:rsidRDefault="00F71639" w:rsidP="0032073F">
            <w:commentRangeStart w:id="32"/>
            <w:r w:rsidRPr="003450AE">
              <w:t>[Checklists with evidence of use AND minimal interaction] may also consider if the interaction is alarmed to ensure correctness in the same way as for maintenance</w:t>
            </w:r>
            <w:commentRangeEnd w:id="32"/>
            <w:r w:rsidR="00C00A94" w:rsidRPr="003450AE">
              <w:rPr>
                <w:rStyle w:val="CommentReference"/>
                <w:sz w:val="20"/>
                <w:szCs w:val="20"/>
              </w:rPr>
              <w:commentReference w:id="32"/>
            </w:r>
          </w:p>
        </w:tc>
        <w:tc>
          <w:tcPr>
            <w:tcW w:w="1675" w:type="pct"/>
          </w:tcPr>
          <w:p w14:paraId="62E65B52" w14:textId="77777777" w:rsidR="00F71639" w:rsidRPr="003450AE" w:rsidRDefault="00F71639" w:rsidP="0032073F">
            <w:r w:rsidRPr="003450AE">
              <w:t>Maintenance activities have associated acceptance tests to ensure correctness</w:t>
            </w:r>
          </w:p>
        </w:tc>
      </w:tr>
      <w:tr w:rsidR="00F71639" w:rsidRPr="003450AE" w14:paraId="02D004EF" w14:textId="77777777" w:rsidTr="0032073F">
        <w:tc>
          <w:tcPr>
            <w:tcW w:w="5000" w:type="pct"/>
            <w:gridSpan w:val="3"/>
          </w:tcPr>
          <w:p w14:paraId="50FFDD0C" w14:textId="77777777" w:rsidR="00F71639" w:rsidRPr="003450AE" w:rsidRDefault="00F71639" w:rsidP="0032073F">
            <w:r w:rsidRPr="003450AE">
              <w:t xml:space="preserve">Note: both columns are assessed. If scores differ, the more limited (i.e., pessimistic) score is selected </w:t>
            </w:r>
          </w:p>
        </w:tc>
      </w:tr>
      <w:bookmarkEnd w:id="27"/>
    </w:tbl>
    <w:p w14:paraId="0159E3B3" w14:textId="77777777" w:rsidR="00F71639" w:rsidRDefault="00F71639" w:rsidP="00F71639">
      <w:pPr>
        <w:rPr>
          <w:ins w:id="34" w:author="Tate H. Shorthill" w:date="2025-10-06T17:44:00Z" w16du:dateUtc="2025-10-06T23:44:00Z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45"/>
        <w:gridCol w:w="3327"/>
        <w:gridCol w:w="2878"/>
      </w:tblGrid>
      <w:tr w:rsidR="00F70458" w:rsidRPr="003450AE" w14:paraId="1008BCDB" w14:textId="77777777" w:rsidTr="00B40435">
        <w:trPr>
          <w:ins w:id="35" w:author="Tate H. Shorthill" w:date="2025-10-06T18:27:00Z"/>
        </w:trPr>
        <w:tc>
          <w:tcPr>
            <w:tcW w:w="1682" w:type="pct"/>
          </w:tcPr>
          <w:p w14:paraId="3EC67198" w14:textId="77777777" w:rsidR="00F70458" w:rsidRPr="001B3EA1" w:rsidRDefault="00F70458" w:rsidP="00B40435">
            <w:pPr>
              <w:rPr>
                <w:ins w:id="36" w:author="Tate H. Shorthill" w:date="2025-10-06T18:27:00Z" w16du:dateUtc="2025-10-07T00:27:00Z"/>
                <w:b/>
                <w:bCs/>
              </w:rPr>
            </w:pPr>
          </w:p>
        </w:tc>
        <w:tc>
          <w:tcPr>
            <w:tcW w:w="1779" w:type="pct"/>
          </w:tcPr>
          <w:p w14:paraId="5E00AD3B" w14:textId="77777777" w:rsidR="00F70458" w:rsidRPr="001B3EA1" w:rsidRDefault="00F70458" w:rsidP="00B40435">
            <w:pPr>
              <w:rPr>
                <w:ins w:id="37" w:author="Tate H. Shorthill" w:date="2025-10-06T18:27:00Z" w16du:dateUtc="2025-10-07T00:27:00Z"/>
                <w:b/>
                <w:bCs/>
              </w:rPr>
            </w:pPr>
            <w:ins w:id="38" w:author="Tate H. Shorthill" w:date="2025-10-06T18:27:00Z" w16du:dateUtc="2025-10-07T00:27:00Z">
              <w:r>
                <w:rPr>
                  <w:b/>
                  <w:bCs/>
                </w:rPr>
                <w:t xml:space="preserve">Frequency </w:t>
              </w:r>
            </w:ins>
          </w:p>
        </w:tc>
        <w:tc>
          <w:tcPr>
            <w:tcW w:w="1539" w:type="pct"/>
          </w:tcPr>
          <w:p w14:paraId="5B02A88B" w14:textId="77777777" w:rsidR="00F70458" w:rsidRPr="001B3EA1" w:rsidRDefault="00F70458" w:rsidP="00B40435">
            <w:pPr>
              <w:rPr>
                <w:ins w:id="39" w:author="Tate H. Shorthill" w:date="2025-10-06T18:27:00Z" w16du:dateUtc="2025-10-07T00:27:00Z"/>
                <w:b/>
                <w:bCs/>
              </w:rPr>
            </w:pPr>
          </w:p>
        </w:tc>
      </w:tr>
      <w:tr w:rsidR="00F70458" w:rsidRPr="003450AE" w14:paraId="7F36F602" w14:textId="77777777" w:rsidTr="00B40435">
        <w:trPr>
          <w:ins w:id="40" w:author="Tate H. Shorthill" w:date="2025-10-06T18:27:00Z"/>
        </w:trPr>
        <w:tc>
          <w:tcPr>
            <w:tcW w:w="1682" w:type="pct"/>
          </w:tcPr>
          <w:p w14:paraId="3A41E7AA" w14:textId="77777777" w:rsidR="00F70458" w:rsidRPr="001B3EA1" w:rsidRDefault="00F70458" w:rsidP="00B40435">
            <w:pPr>
              <w:rPr>
                <w:ins w:id="41" w:author="Tate H. Shorthill" w:date="2025-10-06T18:27:00Z" w16du:dateUtc="2025-10-07T00:27:00Z"/>
                <w:b/>
                <w:bCs/>
              </w:rPr>
            </w:pPr>
            <w:ins w:id="42" w:author="Tate H. Shorthill" w:date="2025-10-06T18:27:00Z" w16du:dateUtc="2025-10-07T00:27:00Z">
              <w:r>
                <w:rPr>
                  <w:b/>
                  <w:bCs/>
                </w:rPr>
                <w:t xml:space="preserve">Control </w:t>
              </w:r>
            </w:ins>
          </w:p>
        </w:tc>
        <w:tc>
          <w:tcPr>
            <w:tcW w:w="1779" w:type="pct"/>
          </w:tcPr>
          <w:p w14:paraId="0D6130E3" w14:textId="77777777" w:rsidR="00F70458" w:rsidRPr="007C146B" w:rsidRDefault="00F70458" w:rsidP="00B40435">
            <w:pPr>
              <w:rPr>
                <w:ins w:id="43" w:author="Tate H. Shorthill" w:date="2025-10-06T18:27:00Z" w16du:dateUtc="2025-10-07T00:27:00Z"/>
              </w:rPr>
            </w:pPr>
            <w:ins w:id="44" w:author="Tate H. Shorthill" w:date="2025-10-06T18:27:00Z" w16du:dateUtc="2025-10-07T00:27:00Z">
              <w:r>
                <w:t>Regular (normal interaction)</w:t>
              </w:r>
            </w:ins>
          </w:p>
        </w:tc>
        <w:tc>
          <w:tcPr>
            <w:tcW w:w="1539" w:type="pct"/>
          </w:tcPr>
          <w:p w14:paraId="649D3CEB" w14:textId="77777777" w:rsidR="00F70458" w:rsidRPr="007C146B" w:rsidRDefault="00F70458" w:rsidP="00B40435">
            <w:pPr>
              <w:rPr>
                <w:ins w:id="45" w:author="Tate H. Shorthill" w:date="2025-10-06T18:27:00Z" w16du:dateUtc="2025-10-07T00:27:00Z"/>
              </w:rPr>
            </w:pPr>
            <w:ins w:id="46" w:author="Tate H. Shorthill" w:date="2025-10-06T18:27:00Z" w16du:dateUtc="2025-10-07T00:27:00Z">
              <w:r>
                <w:t>Minimal (infrequent interaction)</w:t>
              </w:r>
            </w:ins>
          </w:p>
        </w:tc>
      </w:tr>
      <w:tr w:rsidR="00F70458" w:rsidRPr="003450AE" w14:paraId="611F62AE" w14:textId="77777777" w:rsidTr="00B40435">
        <w:trPr>
          <w:ins w:id="47" w:author="Tate H. Shorthill" w:date="2025-10-06T18:27:00Z"/>
        </w:trPr>
        <w:tc>
          <w:tcPr>
            <w:tcW w:w="1682" w:type="pct"/>
          </w:tcPr>
          <w:p w14:paraId="7A88A77B" w14:textId="77777777" w:rsidR="00F70458" w:rsidRPr="003450AE" w:rsidRDefault="00F70458" w:rsidP="00B40435">
            <w:pPr>
              <w:rPr>
                <w:ins w:id="48" w:author="Tate H. Shorthill" w:date="2025-10-06T18:27:00Z" w16du:dateUtc="2025-10-07T00:27:00Z"/>
              </w:rPr>
            </w:pPr>
            <w:ins w:id="49" w:author="Tate H. Shorthill" w:date="2025-10-06T18:27:00Z" w16du:dateUtc="2025-10-07T00:27:00Z">
              <w:r>
                <w:t>No procedures/ guidance for interactions</w:t>
              </w:r>
            </w:ins>
          </w:p>
        </w:tc>
        <w:tc>
          <w:tcPr>
            <w:tcW w:w="1779" w:type="pct"/>
          </w:tcPr>
          <w:p w14:paraId="678E0428" w14:textId="77777777" w:rsidR="00F70458" w:rsidRPr="003450AE" w:rsidRDefault="00F70458" w:rsidP="00B40435">
            <w:pPr>
              <w:rPr>
                <w:ins w:id="50" w:author="Tate H. Shorthill" w:date="2025-10-06T18:27:00Z" w16du:dateUtc="2025-10-07T00:27:00Z"/>
              </w:rPr>
            </w:pPr>
            <w:ins w:id="51" w:author="Tate H. Shorthill" w:date="2025-10-06T18:27:00Z" w16du:dateUtc="2025-10-07T00:27:00Z">
              <w:r>
                <w:t>A</w:t>
              </w:r>
            </w:ins>
          </w:p>
        </w:tc>
        <w:tc>
          <w:tcPr>
            <w:tcW w:w="1539" w:type="pct"/>
          </w:tcPr>
          <w:p w14:paraId="4E4250B7" w14:textId="77777777" w:rsidR="00F70458" w:rsidRPr="003450AE" w:rsidRDefault="00F70458" w:rsidP="00B40435">
            <w:pPr>
              <w:rPr>
                <w:ins w:id="52" w:author="Tate H. Shorthill" w:date="2025-10-06T18:27:00Z" w16du:dateUtc="2025-10-07T00:27:00Z"/>
              </w:rPr>
            </w:pPr>
            <w:ins w:id="53" w:author="Tate H. Shorthill" w:date="2025-10-06T18:27:00Z" w16du:dateUtc="2025-10-07T00:27:00Z">
              <w:r>
                <w:t>B</w:t>
              </w:r>
            </w:ins>
          </w:p>
        </w:tc>
      </w:tr>
      <w:tr w:rsidR="00F70458" w:rsidRPr="003450AE" w14:paraId="6F8F9586" w14:textId="77777777" w:rsidTr="00B40435">
        <w:trPr>
          <w:ins w:id="54" w:author="Tate H. Shorthill" w:date="2025-10-06T18:27:00Z"/>
        </w:trPr>
        <w:tc>
          <w:tcPr>
            <w:tcW w:w="1682" w:type="pct"/>
          </w:tcPr>
          <w:p w14:paraId="0C19A420" w14:textId="77777777" w:rsidR="00F70458" w:rsidRPr="003450AE" w:rsidRDefault="00F70458" w:rsidP="00B40435">
            <w:pPr>
              <w:rPr>
                <w:ins w:id="55" w:author="Tate H. Shorthill" w:date="2025-10-06T18:27:00Z" w16du:dateUtc="2025-10-07T00:27:00Z"/>
              </w:rPr>
            </w:pPr>
            <w:ins w:id="56" w:author="Tate H. Shorthill" w:date="2025-10-06T18:27:00Z" w16du:dateUtc="2025-10-07T00:27:00Z">
              <w:r>
                <w:t xml:space="preserve">Written procedures/ guidance. </w:t>
              </w:r>
            </w:ins>
          </w:p>
        </w:tc>
        <w:tc>
          <w:tcPr>
            <w:tcW w:w="1779" w:type="pct"/>
          </w:tcPr>
          <w:p w14:paraId="4EBA1D37" w14:textId="77777777" w:rsidR="00F70458" w:rsidRPr="003450AE" w:rsidRDefault="00F70458" w:rsidP="00B40435">
            <w:pPr>
              <w:rPr>
                <w:ins w:id="57" w:author="Tate H. Shorthill" w:date="2025-10-06T18:27:00Z" w16du:dateUtc="2025-10-07T00:27:00Z"/>
              </w:rPr>
            </w:pPr>
            <w:ins w:id="58" w:author="Tate H. Shorthill" w:date="2025-10-06T18:27:00Z" w16du:dateUtc="2025-10-07T00:27:00Z">
              <w:r>
                <w:t>B</w:t>
              </w:r>
            </w:ins>
          </w:p>
        </w:tc>
        <w:tc>
          <w:tcPr>
            <w:tcW w:w="1539" w:type="pct"/>
          </w:tcPr>
          <w:p w14:paraId="54FFACA8" w14:textId="77777777" w:rsidR="00F70458" w:rsidRPr="003450AE" w:rsidRDefault="00F70458" w:rsidP="00B40435">
            <w:pPr>
              <w:rPr>
                <w:ins w:id="59" w:author="Tate H. Shorthill" w:date="2025-10-06T18:27:00Z" w16du:dateUtc="2025-10-07T00:27:00Z"/>
              </w:rPr>
            </w:pPr>
            <w:ins w:id="60" w:author="Tate H. Shorthill" w:date="2025-10-06T18:27:00Z" w16du:dateUtc="2025-10-07T00:27:00Z">
              <w:r>
                <w:t>C</w:t>
              </w:r>
            </w:ins>
          </w:p>
        </w:tc>
      </w:tr>
      <w:tr w:rsidR="00F70458" w:rsidRPr="003450AE" w14:paraId="0640A467" w14:textId="77777777" w:rsidTr="00B40435">
        <w:trPr>
          <w:ins w:id="61" w:author="Tate H. Shorthill" w:date="2025-10-06T18:27:00Z"/>
        </w:trPr>
        <w:tc>
          <w:tcPr>
            <w:tcW w:w="1682" w:type="pct"/>
          </w:tcPr>
          <w:p w14:paraId="7268367B" w14:textId="77777777" w:rsidR="00F70458" w:rsidRPr="003450AE" w:rsidRDefault="00F70458" w:rsidP="00B40435">
            <w:pPr>
              <w:rPr>
                <w:ins w:id="62" w:author="Tate H. Shorthill" w:date="2025-10-06T18:27:00Z" w16du:dateUtc="2025-10-07T00:27:00Z"/>
              </w:rPr>
            </w:pPr>
            <w:ins w:id="63" w:author="Tate H. Shorthill" w:date="2025-10-06T18:27:00Z" w16du:dateUtc="2025-10-07T00:27:00Z">
              <w:r>
                <w:t>Procedures AND [Checklist OR Review/Verification]</w:t>
              </w:r>
            </w:ins>
          </w:p>
        </w:tc>
        <w:tc>
          <w:tcPr>
            <w:tcW w:w="1779" w:type="pct"/>
          </w:tcPr>
          <w:p w14:paraId="22FEEFD1" w14:textId="77777777" w:rsidR="00F70458" w:rsidRPr="003450AE" w:rsidRDefault="00F70458" w:rsidP="00B40435">
            <w:pPr>
              <w:rPr>
                <w:ins w:id="64" w:author="Tate H. Shorthill" w:date="2025-10-06T18:27:00Z" w16du:dateUtc="2025-10-07T00:27:00Z"/>
              </w:rPr>
            </w:pPr>
            <w:ins w:id="65" w:author="Tate H. Shorthill" w:date="2025-10-06T18:27:00Z" w16du:dateUtc="2025-10-07T00:27:00Z">
              <w:r>
                <w:t>C</w:t>
              </w:r>
            </w:ins>
          </w:p>
        </w:tc>
        <w:tc>
          <w:tcPr>
            <w:tcW w:w="1539" w:type="pct"/>
          </w:tcPr>
          <w:p w14:paraId="2942E464" w14:textId="77777777" w:rsidR="00F70458" w:rsidRPr="003450AE" w:rsidRDefault="00F70458" w:rsidP="00B40435">
            <w:pPr>
              <w:rPr>
                <w:ins w:id="66" w:author="Tate H. Shorthill" w:date="2025-10-06T18:27:00Z" w16du:dateUtc="2025-10-07T00:27:00Z"/>
              </w:rPr>
            </w:pPr>
            <w:ins w:id="67" w:author="Tate H. Shorthill" w:date="2025-10-06T18:27:00Z" w16du:dateUtc="2025-10-07T00:27:00Z">
              <w:r>
                <w:t>D</w:t>
              </w:r>
            </w:ins>
          </w:p>
        </w:tc>
      </w:tr>
      <w:tr w:rsidR="00F70458" w:rsidRPr="003450AE" w14:paraId="71A8F304" w14:textId="77777777" w:rsidTr="00B40435">
        <w:trPr>
          <w:ins w:id="68" w:author="Tate H. Shorthill" w:date="2025-10-06T18:27:00Z"/>
        </w:trPr>
        <w:tc>
          <w:tcPr>
            <w:tcW w:w="1682" w:type="pct"/>
          </w:tcPr>
          <w:p w14:paraId="78EFAF3F" w14:textId="77777777" w:rsidR="00F70458" w:rsidRDefault="00F70458" w:rsidP="00B40435">
            <w:pPr>
              <w:rPr>
                <w:ins w:id="69" w:author="Tate H. Shorthill" w:date="2025-10-06T18:27:00Z" w16du:dateUtc="2025-10-07T00:27:00Z"/>
              </w:rPr>
            </w:pPr>
            <w:ins w:id="70" w:author="Tate H. Shorthill" w:date="2025-10-06T18:27:00Z" w16du:dateUtc="2025-10-07T00:27:00Z">
              <w:r>
                <w:t>Procedures AND [Checklist OR Review/Verification] AND [evidence of use and compliance OR</w:t>
              </w:r>
            </w:ins>
          </w:p>
          <w:p w14:paraId="1E230E0F" w14:textId="77777777" w:rsidR="00F70458" w:rsidRPr="003450AE" w:rsidRDefault="00F70458" w:rsidP="00B40435">
            <w:pPr>
              <w:rPr>
                <w:ins w:id="71" w:author="Tate H. Shorthill" w:date="2025-10-06T18:27:00Z" w16du:dateUtc="2025-10-07T00:27:00Z"/>
              </w:rPr>
            </w:pPr>
            <w:ins w:id="72" w:author="Tate H. Shorthill" w:date="2025-10-06T18:27:00Z" w16du:dateUtc="2025-10-07T00:27:00Z">
              <w:r>
                <w:t xml:space="preserve">Use of automatic alerts] </w:t>
              </w:r>
            </w:ins>
          </w:p>
        </w:tc>
        <w:tc>
          <w:tcPr>
            <w:tcW w:w="1779" w:type="pct"/>
          </w:tcPr>
          <w:p w14:paraId="41DF06D4" w14:textId="77777777" w:rsidR="00F70458" w:rsidRPr="003450AE" w:rsidRDefault="00F70458" w:rsidP="00B40435">
            <w:pPr>
              <w:rPr>
                <w:ins w:id="73" w:author="Tate H. Shorthill" w:date="2025-10-06T18:27:00Z" w16du:dateUtc="2025-10-07T00:27:00Z"/>
              </w:rPr>
            </w:pPr>
            <w:ins w:id="74" w:author="Tate H. Shorthill" w:date="2025-10-06T18:27:00Z" w16du:dateUtc="2025-10-07T00:27:00Z">
              <w:r>
                <w:t>D</w:t>
              </w:r>
            </w:ins>
          </w:p>
        </w:tc>
        <w:tc>
          <w:tcPr>
            <w:tcW w:w="1539" w:type="pct"/>
          </w:tcPr>
          <w:p w14:paraId="2415C165" w14:textId="77777777" w:rsidR="00F70458" w:rsidRPr="003450AE" w:rsidRDefault="00F70458" w:rsidP="00B40435">
            <w:pPr>
              <w:rPr>
                <w:ins w:id="75" w:author="Tate H. Shorthill" w:date="2025-10-06T18:27:00Z" w16du:dateUtc="2025-10-07T00:27:00Z"/>
              </w:rPr>
            </w:pPr>
            <w:ins w:id="76" w:author="Tate H. Shorthill" w:date="2025-10-06T18:27:00Z" w16du:dateUtc="2025-10-07T00:27:00Z">
              <w:r>
                <w:t>E</w:t>
              </w:r>
            </w:ins>
          </w:p>
        </w:tc>
      </w:tr>
      <w:tr w:rsidR="00F70458" w:rsidRPr="003450AE" w14:paraId="368A64DB" w14:textId="77777777" w:rsidTr="00B40435">
        <w:trPr>
          <w:ins w:id="77" w:author="Tate H. Shorthill" w:date="2025-10-06T18:27:00Z"/>
        </w:trPr>
        <w:tc>
          <w:tcPr>
            <w:tcW w:w="5000" w:type="pct"/>
            <w:gridSpan w:val="3"/>
          </w:tcPr>
          <w:p w14:paraId="797FCA8C" w14:textId="77777777" w:rsidR="00F70458" w:rsidRPr="003450AE" w:rsidRDefault="00F70458" w:rsidP="00B40435">
            <w:pPr>
              <w:rPr>
                <w:ins w:id="78" w:author="Tate H. Shorthill" w:date="2025-10-06T18:27:00Z" w16du:dateUtc="2025-10-07T00:27:00Z"/>
              </w:rPr>
            </w:pPr>
            <w:ins w:id="79" w:author="Tate H. Shorthill" w:date="2025-10-06T18:27:00Z" w16du:dateUtc="2025-10-07T00:27:00Z">
              <w:r>
                <w:lastRenderedPageBreak/>
                <w:t xml:space="preserve">*Evidence can be considered if documentation of maintenance reports, effort, etc. or in the </w:t>
              </w:r>
              <w:commentRangeStart w:id="80"/>
              <w:commentRangeStart w:id="81"/>
              <w:r>
                <w:t>case of non-existent systems, evidence in the form of planned documentation processes document handling plans etc.</w:t>
              </w:r>
              <w:commentRangeEnd w:id="80"/>
              <w:r w:rsidRPr="003450AE">
                <w:rPr>
                  <w:rStyle w:val="CommentReference"/>
                  <w:sz w:val="20"/>
                  <w:szCs w:val="20"/>
                </w:rPr>
                <w:commentReference w:id="80"/>
              </w:r>
            </w:ins>
            <w:commentRangeEnd w:id="81"/>
            <w:ins w:id="82" w:author="Tate H. Shorthill" w:date="2025-10-06T18:30:00Z" w16du:dateUtc="2025-10-07T00:30:00Z">
              <w:r w:rsidR="001424DA" w:rsidRPr="003450AE">
                <w:rPr>
                  <w:rStyle w:val="CommentReference"/>
                  <w:sz w:val="20"/>
                  <w:szCs w:val="20"/>
                </w:rPr>
                <w:commentReference w:id="81"/>
              </w:r>
            </w:ins>
          </w:p>
        </w:tc>
      </w:tr>
    </w:tbl>
    <w:p w14:paraId="62E57FCA" w14:textId="77777777" w:rsidR="009B6FD9" w:rsidRDefault="009B6FD9" w:rsidP="00F71639">
      <w:pPr>
        <w:rPr>
          <w:ins w:id="84" w:author="Tate H. Shorthill" w:date="2025-10-06T17:44:00Z" w16du:dateUtc="2025-10-06T23:44:00Z"/>
        </w:rPr>
      </w:pPr>
    </w:p>
    <w:p w14:paraId="6C1AF3DA" w14:textId="77777777" w:rsidR="009B6FD9" w:rsidRDefault="009B6FD9" w:rsidP="00F71639">
      <w:pPr>
        <w:rPr>
          <w:ins w:id="85" w:author="Tate H. Shorthill" w:date="2025-10-06T17:44:00Z" w16du:dateUtc="2025-10-06T23:44:00Z"/>
        </w:rPr>
      </w:pPr>
    </w:p>
    <w:p w14:paraId="45FBEA2B" w14:textId="77777777" w:rsidR="009B6FD9" w:rsidRDefault="009B6FD9" w:rsidP="00F71639"/>
    <w:p w14:paraId="4157BF7A" w14:textId="77777777" w:rsidR="00B14323" w:rsidRDefault="00B14323" w:rsidP="00B14323">
      <w:pPr>
        <w:pStyle w:val="Heading3"/>
      </w:pPr>
      <w:r>
        <w:t>Question 4a: Human-Machine Interface – Interaction frequency</w:t>
      </w:r>
    </w:p>
    <w:p w14:paraId="5E598289" w14:textId="77777777" w:rsidR="00B14323" w:rsidRPr="00C32FAF" w:rsidRDefault="00B14323" w:rsidP="00B14323">
      <w:pPr>
        <w:spacing w:after="0" w:line="240" w:lineRule="auto"/>
      </w:pPr>
    </w:p>
    <w:p w14:paraId="2AF1AC18" w14:textId="77777777" w:rsidR="00B14323" w:rsidRPr="00C32FAF" w:rsidRDefault="00B14323" w:rsidP="00B14323">
      <w:r w:rsidRPr="00C32FAF">
        <w:rPr>
          <w:b/>
          <w:bCs/>
        </w:rPr>
        <w:t xml:space="preserve">Question: </w:t>
      </w:r>
      <w:r>
        <w:t>Indicate the level of interaction the user/operator/staff has with the</w:t>
      </w:r>
      <w:r w:rsidRPr="00C32FAF">
        <w:t xml:space="preserve"> CCCG</w:t>
      </w:r>
    </w:p>
    <w:p w14:paraId="1463E4E5" w14:textId="77777777" w:rsidR="00B14323" w:rsidRPr="00C32FAF" w:rsidRDefault="00B14323" w:rsidP="00B14323">
      <w:pPr>
        <w:numPr>
          <w:ilvl w:val="0"/>
          <w:numId w:val="17"/>
        </w:numPr>
        <w:spacing w:after="0"/>
      </w:pPr>
      <w:r w:rsidRPr="00C32FAF">
        <w:rPr>
          <w:rFonts w:cs="Segoe UI Symbol"/>
        </w:rPr>
        <w:t>☐</w:t>
      </w:r>
      <w:r>
        <w:rPr>
          <w:rFonts w:cs="Segoe UI Symbol"/>
        </w:rPr>
        <w:t xml:space="preserve"> Interactions are low or infrequent</w:t>
      </w:r>
      <w:r w:rsidRPr="00BC335E">
        <w:rPr>
          <w:rFonts w:cs="Segoe UI Symbol"/>
        </w:rPr>
        <w:t xml:space="preserve"> </w:t>
      </w:r>
      <w:r>
        <w:rPr>
          <w:rFonts w:cs="Segoe UI Symbol"/>
        </w:rPr>
        <w:t>(Score = minimal).</w:t>
      </w:r>
    </w:p>
    <w:p w14:paraId="5750E64E" w14:textId="77777777" w:rsidR="00B14323" w:rsidRPr="001E42CF" w:rsidRDefault="00B14323" w:rsidP="00B14323">
      <w:pPr>
        <w:numPr>
          <w:ilvl w:val="0"/>
          <w:numId w:val="17"/>
        </w:numPr>
        <w:spacing w:after="0"/>
        <w:rPr>
          <w:rFonts w:cs="Times New Roman"/>
        </w:rPr>
      </w:pPr>
      <w:r w:rsidRPr="00C32FAF">
        <w:rPr>
          <w:rFonts w:cs="Segoe UI Symbol"/>
        </w:rPr>
        <w:t>☐</w:t>
      </w:r>
      <w:r>
        <w:rPr>
          <w:rFonts w:cs="Segoe UI Symbol"/>
        </w:rPr>
        <w:t xml:space="preserve"> </w:t>
      </w:r>
      <w:r w:rsidRPr="003450AE">
        <w:t>Interactions are regular, normal, scheduled, or routine</w:t>
      </w:r>
      <w:r>
        <w:t xml:space="preserve"> (Score = </w:t>
      </w:r>
      <w:r w:rsidRPr="003450AE">
        <w:t>Normal</w:t>
      </w:r>
      <w:r>
        <w:t>).</w:t>
      </w:r>
    </w:p>
    <w:p w14:paraId="55A01241" w14:textId="77777777" w:rsidR="00B14323" w:rsidRDefault="00B14323" w:rsidP="00B14323"/>
    <w:p w14:paraId="2933818A" w14:textId="77777777" w:rsidR="00B14323" w:rsidRDefault="00B14323" w:rsidP="00B14323">
      <w:pPr>
        <w:pStyle w:val="Heading3"/>
      </w:pPr>
      <w:r>
        <w:t>Question 4b: Human-Machine Interface – Operator/User (op-Control)</w:t>
      </w:r>
    </w:p>
    <w:p w14:paraId="37FD5C6E" w14:textId="77777777" w:rsidR="00B14323" w:rsidRPr="00C32FAF" w:rsidRDefault="00B14323" w:rsidP="00B14323">
      <w:pPr>
        <w:spacing w:after="0" w:line="240" w:lineRule="auto"/>
      </w:pPr>
    </w:p>
    <w:p w14:paraId="0DCFC4E0" w14:textId="77777777" w:rsidR="00B14323" w:rsidRPr="00C32FAF" w:rsidRDefault="00B14323" w:rsidP="00B14323">
      <w:r w:rsidRPr="00C32FAF">
        <w:rPr>
          <w:b/>
          <w:bCs/>
        </w:rPr>
        <w:t xml:space="preserve">Question: </w:t>
      </w:r>
      <w:r>
        <w:t>Indicate how user/operator interactions are controlled for the</w:t>
      </w:r>
      <w:r w:rsidRPr="00C32FAF">
        <w:t xml:space="preserve"> CCCG</w:t>
      </w:r>
    </w:p>
    <w:p w14:paraId="76C081D7" w14:textId="77777777" w:rsidR="00B14323" w:rsidRPr="00C32FAF" w:rsidRDefault="00B14323" w:rsidP="00B14323">
      <w:pPr>
        <w:numPr>
          <w:ilvl w:val="0"/>
          <w:numId w:val="19"/>
        </w:numPr>
        <w:spacing w:after="0"/>
      </w:pPr>
      <w:r w:rsidRPr="00C32FAF">
        <w:rPr>
          <w:rFonts w:cs="Segoe UI Symbol"/>
        </w:rPr>
        <w:t>☐</w:t>
      </w:r>
      <w:r>
        <w:rPr>
          <w:rFonts w:cs="Segoe UI Symbol"/>
        </w:rPr>
        <w:t xml:space="preserve"> No procedures: </w:t>
      </w:r>
      <w:r w:rsidRPr="003450AE">
        <w:t>There are no written procedures or guidance to interact with the CCCG</w:t>
      </w:r>
      <w:r>
        <w:rPr>
          <w:rFonts w:cs="Segoe UI Symbol"/>
        </w:rPr>
        <w:t>.</w:t>
      </w:r>
    </w:p>
    <w:p w14:paraId="52420559" w14:textId="77777777" w:rsidR="00B14323" w:rsidRPr="003E6169" w:rsidRDefault="00B14323" w:rsidP="00B14323">
      <w:pPr>
        <w:numPr>
          <w:ilvl w:val="0"/>
          <w:numId w:val="19"/>
        </w:numPr>
        <w:spacing w:after="0"/>
        <w:rPr>
          <w:rFonts w:cs="Times New Roman"/>
        </w:rPr>
      </w:pPr>
      <w:r w:rsidRPr="00C32FAF">
        <w:rPr>
          <w:rFonts w:cs="Segoe UI Symbol"/>
        </w:rPr>
        <w:t>☐</w:t>
      </w:r>
      <w:r>
        <w:rPr>
          <w:rFonts w:cs="Segoe UI Symbol"/>
        </w:rPr>
        <w:t xml:space="preserve"> Procedures: </w:t>
      </w:r>
      <w:r w:rsidRPr="003450AE">
        <w:t>There are written procedures to control the operation</w:t>
      </w:r>
      <w:r>
        <w:t>.</w:t>
      </w:r>
    </w:p>
    <w:p w14:paraId="49D40511" w14:textId="77777777" w:rsidR="00B14323" w:rsidRDefault="00B14323" w:rsidP="00B14323">
      <w:pPr>
        <w:numPr>
          <w:ilvl w:val="0"/>
          <w:numId w:val="19"/>
        </w:numPr>
        <w:spacing w:after="0"/>
      </w:pPr>
      <w:r w:rsidRPr="003212A6">
        <w:rPr>
          <w:rFonts w:cs="Segoe UI Symbol"/>
        </w:rPr>
        <w:t xml:space="preserve">☐ Checklists: </w:t>
      </w:r>
      <w:r w:rsidRPr="003450AE">
        <w:t xml:space="preserve">Checklists </w:t>
      </w:r>
      <w:r>
        <w:t>to compliment procedures.</w:t>
      </w:r>
    </w:p>
    <w:p w14:paraId="65D33FEE" w14:textId="77777777" w:rsidR="00B14323" w:rsidRDefault="00B14323" w:rsidP="00B14323"/>
    <w:p w14:paraId="2FB41BFA" w14:textId="77777777" w:rsidR="00B14323" w:rsidRDefault="00B14323" w:rsidP="00B14323">
      <w:pPr>
        <w:pStyle w:val="Heading3"/>
      </w:pPr>
      <w:r>
        <w:t>Question 4c: Human-Machine Interface – Maintenance (m-control)</w:t>
      </w:r>
    </w:p>
    <w:p w14:paraId="2BA201FD" w14:textId="77777777" w:rsidR="00B14323" w:rsidRPr="00C32FAF" w:rsidRDefault="00B14323" w:rsidP="00B14323">
      <w:r w:rsidRPr="00C32FAF">
        <w:rPr>
          <w:b/>
          <w:bCs/>
        </w:rPr>
        <w:t xml:space="preserve">Question: </w:t>
      </w:r>
      <w:r>
        <w:t>Indicate how maintenance activities are controlled for the CCCG.</w:t>
      </w:r>
    </w:p>
    <w:p w14:paraId="01331B49" w14:textId="77777777" w:rsidR="00B14323" w:rsidRPr="00C32FAF" w:rsidRDefault="00B14323" w:rsidP="00B14323">
      <w:pPr>
        <w:numPr>
          <w:ilvl w:val="0"/>
          <w:numId w:val="18"/>
        </w:numPr>
        <w:spacing w:after="0"/>
      </w:pPr>
      <w:r w:rsidRPr="00C32FAF">
        <w:rPr>
          <w:rFonts w:cs="Segoe UI Symbol"/>
        </w:rPr>
        <w:t>☐</w:t>
      </w:r>
      <w:r>
        <w:rPr>
          <w:rFonts w:cs="Segoe UI Symbol"/>
        </w:rPr>
        <w:t xml:space="preserve"> No guidance or controls</w:t>
      </w:r>
    </w:p>
    <w:p w14:paraId="20AA60DD" w14:textId="77777777" w:rsidR="00B14323" w:rsidRPr="00D00886" w:rsidRDefault="00B14323" w:rsidP="00B14323">
      <w:pPr>
        <w:numPr>
          <w:ilvl w:val="0"/>
          <w:numId w:val="18"/>
        </w:numPr>
        <w:spacing w:after="0"/>
        <w:rPr>
          <w:rFonts w:cs="Times New Roman"/>
        </w:rPr>
      </w:pPr>
      <w:r w:rsidRPr="00C32FAF">
        <w:rPr>
          <w:rFonts w:cs="Segoe UI Symbol"/>
        </w:rPr>
        <w:t>☐</w:t>
      </w:r>
      <w:r>
        <w:rPr>
          <w:rFonts w:cs="Segoe UI Symbol"/>
        </w:rPr>
        <w:t xml:space="preserve"> Work checked by a supervisor</w:t>
      </w:r>
      <w:r>
        <w:t>.</w:t>
      </w:r>
    </w:p>
    <w:p w14:paraId="4352D19B" w14:textId="77777777" w:rsidR="00B14323" w:rsidRPr="00D00886" w:rsidRDefault="00B14323" w:rsidP="00B14323">
      <w:pPr>
        <w:numPr>
          <w:ilvl w:val="0"/>
          <w:numId w:val="18"/>
        </w:numPr>
        <w:spacing w:after="0"/>
        <w:rPr>
          <w:rFonts w:cs="Times New Roman"/>
        </w:rPr>
      </w:pPr>
      <w:r w:rsidRPr="00D00886">
        <w:rPr>
          <w:rFonts w:cs="Segoe UI Symbol"/>
        </w:rPr>
        <w:t xml:space="preserve">☐ </w:t>
      </w:r>
      <w:r w:rsidRPr="003450AE">
        <w:t>Post maintenance testing</w:t>
      </w:r>
      <w:r>
        <w:t>.</w:t>
      </w:r>
    </w:p>
    <w:p w14:paraId="5B400C0C" w14:textId="77777777" w:rsidR="00B14323" w:rsidRPr="001E42CF" w:rsidRDefault="00B14323" w:rsidP="00B14323">
      <w:pPr>
        <w:numPr>
          <w:ilvl w:val="0"/>
          <w:numId w:val="18"/>
        </w:numPr>
        <w:spacing w:after="0"/>
        <w:rPr>
          <w:rFonts w:cs="Times New Roman"/>
        </w:rPr>
      </w:pPr>
      <w:r w:rsidRPr="00C32FAF">
        <w:rPr>
          <w:rFonts w:cs="Segoe UI Symbol"/>
        </w:rPr>
        <w:t>☐</w:t>
      </w:r>
      <w:r>
        <w:rPr>
          <w:rFonts w:cs="Segoe UI Symbol"/>
        </w:rPr>
        <w:t xml:space="preserve"> Work checked and tested</w:t>
      </w:r>
      <w:r>
        <w:t>.</w:t>
      </w:r>
    </w:p>
    <w:p w14:paraId="431B1DB2" w14:textId="77777777" w:rsidR="00B14323" w:rsidRPr="00135D46" w:rsidRDefault="00B14323" w:rsidP="00B14323">
      <w:pPr>
        <w:numPr>
          <w:ilvl w:val="0"/>
          <w:numId w:val="18"/>
        </w:numPr>
        <w:spacing w:after="0"/>
        <w:rPr>
          <w:rFonts w:cs="Times New Roman"/>
        </w:rPr>
      </w:pPr>
      <w:r w:rsidRPr="00C32FAF">
        <w:rPr>
          <w:rFonts w:cs="Segoe UI Symbol"/>
        </w:rPr>
        <w:t>☐</w:t>
      </w:r>
      <w:r>
        <w:rPr>
          <w:rFonts w:cs="Segoe UI Symbol"/>
        </w:rPr>
        <w:t xml:space="preserve"> All maintenance activities have specific acceptance tests</w:t>
      </w:r>
      <w:r>
        <w:t>.</w:t>
      </w:r>
    </w:p>
    <w:p w14:paraId="024F20BE" w14:textId="77777777" w:rsidR="00B14323" w:rsidRDefault="00B14323" w:rsidP="00B14323"/>
    <w:p w14:paraId="5AB5942D" w14:textId="4C9E6F48" w:rsidR="00B14323" w:rsidRDefault="00DC1B44" w:rsidP="00B14323">
      <w:pPr>
        <w:pStyle w:val="Heading2"/>
      </w:pPr>
      <w:r>
        <w:t xml:space="preserve">5: </w:t>
      </w:r>
      <w:r w:rsidR="00B14323">
        <w:t>Safety Culture &amp; Training – Subfactor Score</w:t>
      </w:r>
    </w:p>
    <w:p w14:paraId="717670FC" w14:textId="38F880CC" w:rsidR="0060074E" w:rsidRPr="0060074E" w:rsidRDefault="00277184" w:rsidP="0060074E">
      <w:r>
        <w:t>Score: both columns are assessed. The limiting or score is selected.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7"/>
        <w:gridCol w:w="4096"/>
        <w:gridCol w:w="4537"/>
      </w:tblGrid>
      <w:tr w:rsidR="00B14323" w:rsidRPr="003450AE" w14:paraId="3B651B7F" w14:textId="77777777" w:rsidTr="00083EF1">
        <w:trPr>
          <w:trHeight w:val="314"/>
        </w:trPr>
        <w:tc>
          <w:tcPr>
            <w:tcW w:w="717" w:type="dxa"/>
          </w:tcPr>
          <w:p w14:paraId="0302609D" w14:textId="77777777" w:rsidR="00B14323" w:rsidRPr="009545E1" w:rsidRDefault="00B14323" w:rsidP="00083EF1">
            <w:pPr>
              <w:rPr>
                <w:b/>
                <w:bCs/>
              </w:rPr>
            </w:pPr>
            <w:commentRangeStart w:id="86"/>
            <w:r w:rsidRPr="009545E1">
              <w:rPr>
                <w:b/>
                <w:bCs/>
              </w:rPr>
              <w:t>Score</w:t>
            </w:r>
          </w:p>
        </w:tc>
        <w:tc>
          <w:tcPr>
            <w:tcW w:w="4096" w:type="dxa"/>
          </w:tcPr>
          <w:p w14:paraId="0D41077C" w14:textId="77777777" w:rsidR="00B14323" w:rsidRPr="009545E1" w:rsidRDefault="00B14323" w:rsidP="00083EF1">
            <w:pPr>
              <w:rPr>
                <w:b/>
                <w:bCs/>
              </w:rPr>
            </w:pPr>
            <w:r w:rsidRPr="009545E1">
              <w:rPr>
                <w:b/>
                <w:bCs/>
              </w:rPr>
              <w:t>Safety Culture</w:t>
            </w:r>
          </w:p>
        </w:tc>
        <w:tc>
          <w:tcPr>
            <w:tcW w:w="4537" w:type="dxa"/>
          </w:tcPr>
          <w:p w14:paraId="12C8C61E" w14:textId="77777777" w:rsidR="00B14323" w:rsidRPr="009545E1" w:rsidRDefault="00B14323" w:rsidP="00083EF1">
            <w:pPr>
              <w:rPr>
                <w:b/>
                <w:bCs/>
              </w:rPr>
            </w:pPr>
            <w:r w:rsidRPr="009545E1">
              <w:rPr>
                <w:b/>
                <w:bCs/>
              </w:rPr>
              <w:t>Education</w:t>
            </w:r>
          </w:p>
        </w:tc>
      </w:tr>
      <w:tr w:rsidR="00B14323" w:rsidRPr="003450AE" w14:paraId="1385E840" w14:textId="77777777" w:rsidTr="00083EF1">
        <w:tc>
          <w:tcPr>
            <w:tcW w:w="717" w:type="dxa"/>
          </w:tcPr>
          <w:p w14:paraId="30DCA0FB" w14:textId="77777777" w:rsidR="00B14323" w:rsidRPr="003450AE" w:rsidRDefault="00B14323" w:rsidP="00083EF1">
            <w:r w:rsidRPr="003450AE">
              <w:t>A</w:t>
            </w:r>
          </w:p>
        </w:tc>
        <w:tc>
          <w:tcPr>
            <w:tcW w:w="4096" w:type="dxa"/>
          </w:tcPr>
          <w:p w14:paraId="1B188411" w14:textId="77777777" w:rsidR="00B14323" w:rsidRPr="003450AE" w:rsidRDefault="00B14323" w:rsidP="00083EF1">
            <w:r w:rsidRPr="003450AE">
              <w:t>Casual</w:t>
            </w:r>
          </w:p>
        </w:tc>
        <w:tc>
          <w:tcPr>
            <w:tcW w:w="4537" w:type="dxa"/>
          </w:tcPr>
          <w:p w14:paraId="168F5393" w14:textId="77777777" w:rsidR="00B14323" w:rsidRPr="003450AE" w:rsidRDefault="00B14323" w:rsidP="00083EF1">
            <w:r w:rsidRPr="003450AE">
              <w:t>On-the-job</w:t>
            </w:r>
          </w:p>
        </w:tc>
      </w:tr>
      <w:tr w:rsidR="00B14323" w:rsidRPr="003450AE" w14:paraId="668AC0C0" w14:textId="77777777" w:rsidTr="00083EF1">
        <w:tc>
          <w:tcPr>
            <w:tcW w:w="717" w:type="dxa"/>
          </w:tcPr>
          <w:p w14:paraId="132B9B6C" w14:textId="77777777" w:rsidR="00B14323" w:rsidRPr="003450AE" w:rsidRDefault="00B14323" w:rsidP="00083EF1">
            <w:r w:rsidRPr="003450AE">
              <w:t>B</w:t>
            </w:r>
          </w:p>
        </w:tc>
        <w:tc>
          <w:tcPr>
            <w:tcW w:w="4096" w:type="dxa"/>
          </w:tcPr>
          <w:p w14:paraId="0AF62C3E" w14:textId="77777777" w:rsidR="00B14323" w:rsidRPr="003450AE" w:rsidRDefault="00B14323" w:rsidP="00083EF1">
            <w:r w:rsidRPr="003450AE">
              <w:t>Casual</w:t>
            </w:r>
          </w:p>
        </w:tc>
        <w:tc>
          <w:tcPr>
            <w:tcW w:w="4537" w:type="dxa"/>
          </w:tcPr>
          <w:p w14:paraId="210C0E3B" w14:textId="77777777" w:rsidR="00B14323" w:rsidRPr="003450AE" w:rsidRDefault="00B14323" w:rsidP="00083EF1">
            <w:r w:rsidRPr="003450AE">
              <w:t>General Education</w:t>
            </w:r>
          </w:p>
        </w:tc>
      </w:tr>
      <w:tr w:rsidR="00B14323" w:rsidRPr="003450AE" w14:paraId="08EAB77D" w14:textId="77777777" w:rsidTr="00083EF1">
        <w:tc>
          <w:tcPr>
            <w:tcW w:w="717" w:type="dxa"/>
          </w:tcPr>
          <w:p w14:paraId="7411855A" w14:textId="77777777" w:rsidR="00B14323" w:rsidRPr="003450AE" w:rsidRDefault="00B14323" w:rsidP="00083EF1">
            <w:r w:rsidRPr="003450AE">
              <w:lastRenderedPageBreak/>
              <w:t>C</w:t>
            </w:r>
          </w:p>
        </w:tc>
        <w:tc>
          <w:tcPr>
            <w:tcW w:w="4096" w:type="dxa"/>
          </w:tcPr>
          <w:p w14:paraId="5F35B458" w14:textId="77777777" w:rsidR="00B14323" w:rsidRPr="003450AE" w:rsidRDefault="00B14323" w:rsidP="00083EF1">
            <w:r w:rsidRPr="003450AE">
              <w:t>Safety Oriented AND (regular OR infrequent safety training)</w:t>
            </w:r>
          </w:p>
        </w:tc>
        <w:tc>
          <w:tcPr>
            <w:tcW w:w="4537" w:type="dxa"/>
          </w:tcPr>
          <w:p w14:paraId="2A548E7A" w14:textId="77777777" w:rsidR="00B14323" w:rsidRPr="003450AE" w:rsidRDefault="00B14323" w:rsidP="00083EF1">
            <w:r w:rsidRPr="003450AE">
              <w:t>General Education</w:t>
            </w:r>
          </w:p>
        </w:tc>
      </w:tr>
      <w:tr w:rsidR="00B14323" w:rsidRPr="003450AE" w14:paraId="0E0594EE" w14:textId="77777777" w:rsidTr="00083EF1">
        <w:tc>
          <w:tcPr>
            <w:tcW w:w="717" w:type="dxa"/>
          </w:tcPr>
          <w:p w14:paraId="2F8DEFBB" w14:textId="77777777" w:rsidR="00B14323" w:rsidRPr="003450AE" w:rsidRDefault="00B14323" w:rsidP="00083EF1">
            <w:r w:rsidRPr="003450AE">
              <w:t>D</w:t>
            </w:r>
          </w:p>
        </w:tc>
        <w:tc>
          <w:tcPr>
            <w:tcW w:w="4096" w:type="dxa"/>
          </w:tcPr>
          <w:p w14:paraId="7332B10C" w14:textId="77777777" w:rsidR="00B14323" w:rsidRPr="003450AE" w:rsidRDefault="00B14323" w:rsidP="00083EF1">
            <w:r w:rsidRPr="003450AE">
              <w:t>Safety Oriented AND (regular safety training)</w:t>
            </w:r>
          </w:p>
        </w:tc>
        <w:tc>
          <w:tcPr>
            <w:tcW w:w="4537" w:type="dxa"/>
          </w:tcPr>
          <w:p w14:paraId="7ABF0A93" w14:textId="77777777" w:rsidR="00B14323" w:rsidRPr="003450AE" w:rsidRDefault="00B14323" w:rsidP="00083EF1">
            <w:r w:rsidRPr="003450AE">
              <w:t>Specialized (may include simulations)</w:t>
            </w:r>
          </w:p>
        </w:tc>
      </w:tr>
      <w:tr w:rsidR="00B14323" w:rsidRPr="003450AE" w14:paraId="40F5419A" w14:textId="77777777" w:rsidTr="00083EF1">
        <w:tc>
          <w:tcPr>
            <w:tcW w:w="717" w:type="dxa"/>
          </w:tcPr>
          <w:p w14:paraId="072F14C1" w14:textId="77777777" w:rsidR="00B14323" w:rsidRPr="003450AE" w:rsidRDefault="00B14323" w:rsidP="00083EF1">
            <w:r w:rsidRPr="003450AE">
              <w:t>E</w:t>
            </w:r>
          </w:p>
        </w:tc>
        <w:tc>
          <w:tcPr>
            <w:tcW w:w="4096" w:type="dxa"/>
          </w:tcPr>
          <w:p w14:paraId="343BDC9F" w14:textId="77777777" w:rsidR="00B14323" w:rsidRPr="003450AE" w:rsidRDefault="00B14323" w:rsidP="00083EF1">
            <w:r w:rsidRPr="003450AE">
              <w:t xml:space="preserve">Safety Oriented+ </w:t>
            </w:r>
          </w:p>
        </w:tc>
        <w:tc>
          <w:tcPr>
            <w:tcW w:w="4537" w:type="dxa"/>
          </w:tcPr>
          <w:p w14:paraId="778B958D" w14:textId="77777777" w:rsidR="00B14323" w:rsidRPr="003450AE" w:rsidRDefault="00B14323" w:rsidP="00083EF1">
            <w:r w:rsidRPr="003450AE">
              <w:t>Specialized (may include simulations) AND multiple years of experience with the system</w:t>
            </w:r>
          </w:p>
        </w:tc>
      </w:tr>
      <w:tr w:rsidR="00B14323" w:rsidRPr="003450AE" w14:paraId="5BBCA0A8" w14:textId="77777777" w:rsidTr="00083EF1">
        <w:tc>
          <w:tcPr>
            <w:tcW w:w="9350" w:type="dxa"/>
            <w:gridSpan w:val="3"/>
          </w:tcPr>
          <w:p w14:paraId="1BE282B2" w14:textId="77777777" w:rsidR="00B14323" w:rsidRPr="003450AE" w:rsidRDefault="00B14323" w:rsidP="00083EF1">
            <w:r w:rsidRPr="003450AE">
              <w:t>Note: both columns are assessed. If scores differ, the more limited (i.e., pessimistic) score is selected</w:t>
            </w:r>
            <w:commentRangeEnd w:id="86"/>
            <w:r w:rsidR="00C00A94" w:rsidRPr="003450AE">
              <w:rPr>
                <w:rStyle w:val="CommentReference"/>
                <w:sz w:val="20"/>
                <w:szCs w:val="20"/>
              </w:rPr>
              <w:commentReference w:id="86"/>
            </w:r>
          </w:p>
        </w:tc>
      </w:tr>
    </w:tbl>
    <w:p w14:paraId="6E6C3D7F" w14:textId="77777777" w:rsidR="00B14323" w:rsidRDefault="00B14323" w:rsidP="00B14323"/>
    <w:p w14:paraId="7080F735" w14:textId="77777777" w:rsidR="00F71639" w:rsidRPr="00596B06" w:rsidRDefault="00F71639" w:rsidP="00F71639">
      <w:pPr>
        <w:pStyle w:val="Heading3"/>
      </w:pPr>
      <w:r>
        <w:t xml:space="preserve">Question 5a: Safety Culture &amp; Training – (Training) </w:t>
      </w:r>
    </w:p>
    <w:p w14:paraId="1E98B166" w14:textId="77777777" w:rsidR="00F71639" w:rsidRPr="00C32FAF" w:rsidRDefault="00F71639" w:rsidP="00F71639">
      <w:r w:rsidRPr="00C32FAF">
        <w:rPr>
          <w:b/>
          <w:bCs/>
        </w:rPr>
        <w:t xml:space="preserve">Question: </w:t>
      </w:r>
      <w:r w:rsidRPr="003450AE">
        <w:t>What level of education has the staff received regarding the components and software of the CCCG</w:t>
      </w:r>
      <w:r>
        <w:t>?</w:t>
      </w:r>
    </w:p>
    <w:p w14:paraId="62DA542B" w14:textId="77777777" w:rsidR="00F71639" w:rsidRPr="00C32FAF" w:rsidRDefault="00F71639" w:rsidP="00F71639">
      <w:pPr>
        <w:numPr>
          <w:ilvl w:val="0"/>
          <w:numId w:val="20"/>
        </w:numPr>
        <w:spacing w:after="0"/>
      </w:pPr>
      <w:r w:rsidRPr="00C32FAF">
        <w:rPr>
          <w:rFonts w:cs="Segoe UI Symbol"/>
        </w:rPr>
        <w:t>☐</w:t>
      </w:r>
      <w:r>
        <w:rPr>
          <w:rFonts w:cs="Segoe UI Symbol"/>
        </w:rPr>
        <w:t xml:space="preserve"> </w:t>
      </w:r>
      <w:r w:rsidRPr="003450AE">
        <w:t>On-the-job: No formalized education concerning any aspect of the CCCG</w:t>
      </w:r>
      <w:r>
        <w:rPr>
          <w:rFonts w:cs="Segoe UI Symbol"/>
        </w:rPr>
        <w:t>.</w:t>
      </w:r>
    </w:p>
    <w:p w14:paraId="6CDBE5B6" w14:textId="77777777" w:rsidR="00F71639" w:rsidRPr="003E6169" w:rsidRDefault="00F71639" w:rsidP="00F71639">
      <w:pPr>
        <w:numPr>
          <w:ilvl w:val="0"/>
          <w:numId w:val="20"/>
        </w:numPr>
        <w:spacing w:after="0"/>
        <w:rPr>
          <w:rFonts w:cs="Times New Roman"/>
        </w:rPr>
      </w:pPr>
      <w:r w:rsidRPr="00C32FAF">
        <w:rPr>
          <w:rFonts w:cs="Segoe UI Symbol"/>
        </w:rPr>
        <w:t>☐</w:t>
      </w:r>
      <w:r>
        <w:rPr>
          <w:rFonts w:cs="Segoe UI Symbol"/>
        </w:rPr>
        <w:t xml:space="preserve"> </w:t>
      </w:r>
      <w:r w:rsidRPr="003450AE">
        <w:t>General: Basic general education concerning the CCCG</w:t>
      </w:r>
      <w:r>
        <w:t>.</w:t>
      </w:r>
    </w:p>
    <w:p w14:paraId="4B086D21" w14:textId="77777777" w:rsidR="00F71639" w:rsidRDefault="00F71639" w:rsidP="00F71639">
      <w:pPr>
        <w:numPr>
          <w:ilvl w:val="0"/>
          <w:numId w:val="20"/>
        </w:numPr>
        <w:spacing w:after="0"/>
      </w:pPr>
      <w:r w:rsidRPr="003212A6">
        <w:rPr>
          <w:rFonts w:cs="Segoe UI Symbol"/>
        </w:rPr>
        <w:t xml:space="preserve">☐ </w:t>
      </w:r>
      <w:r w:rsidRPr="003450AE">
        <w:t xml:space="preserve">Specialized: Detailed training, and education related to the specific components and software of the CCCG. </w:t>
      </w:r>
      <w:r>
        <w:t>M</w:t>
      </w:r>
      <w:r w:rsidRPr="003450AE">
        <w:t>ay include simulator training, when applicable. Also, years of experience may be considered</w:t>
      </w:r>
      <w:r>
        <w:t>.</w:t>
      </w:r>
    </w:p>
    <w:p w14:paraId="289AFCB1" w14:textId="77777777" w:rsidR="00B14323" w:rsidRPr="00596B06" w:rsidRDefault="00B14323" w:rsidP="00B14323">
      <w:pPr>
        <w:pStyle w:val="Heading3"/>
      </w:pPr>
      <w:r>
        <w:t xml:space="preserve">Question 5b: Safety Culture &amp; Training – (Safety Culture) </w:t>
      </w:r>
    </w:p>
    <w:p w14:paraId="5CDCC7CC" w14:textId="77777777" w:rsidR="00B14323" w:rsidRPr="00C32FAF" w:rsidRDefault="00B14323" w:rsidP="00B14323">
      <w:r w:rsidRPr="00C32FAF">
        <w:rPr>
          <w:b/>
          <w:bCs/>
        </w:rPr>
        <w:t xml:space="preserve">Question: </w:t>
      </w:r>
      <w:r w:rsidRPr="003450AE">
        <w:t>What level of education has the staff received regarding the components and software of the CCCG</w:t>
      </w:r>
      <w:r>
        <w:t>?</w:t>
      </w:r>
    </w:p>
    <w:p w14:paraId="1CE9D17A" w14:textId="77777777" w:rsidR="00B14323" w:rsidRPr="003450AE" w:rsidRDefault="00B14323" w:rsidP="00B14323">
      <w:pPr>
        <w:numPr>
          <w:ilvl w:val="0"/>
          <w:numId w:val="24"/>
        </w:numPr>
        <w:spacing w:after="0"/>
      </w:pPr>
      <w:r w:rsidRPr="00B30F48">
        <w:t xml:space="preserve">☐ </w:t>
      </w:r>
      <w:r w:rsidRPr="003450AE">
        <w:t>Casual: Staff may or may not have safety in mind. No safety training.</w:t>
      </w:r>
    </w:p>
    <w:p w14:paraId="5115EC2B" w14:textId="77777777" w:rsidR="00B14323" w:rsidRDefault="00B14323" w:rsidP="00B14323">
      <w:pPr>
        <w:numPr>
          <w:ilvl w:val="0"/>
          <w:numId w:val="24"/>
        </w:numPr>
        <w:spacing w:after="0"/>
      </w:pPr>
      <w:r w:rsidRPr="00B30F48">
        <w:t xml:space="preserve">☐ </w:t>
      </w:r>
      <w:r w:rsidRPr="003450AE">
        <w:t>Safety Oriented: Staff have safety in mind. Periodic safety training related to working with the components/software of the CCCG.</w:t>
      </w:r>
    </w:p>
    <w:p w14:paraId="511205F6" w14:textId="77777777" w:rsidR="00B14323" w:rsidRDefault="00B14323" w:rsidP="00B14323">
      <w:pPr>
        <w:numPr>
          <w:ilvl w:val="0"/>
          <w:numId w:val="24"/>
        </w:numPr>
        <w:spacing w:after="0"/>
      </w:pPr>
      <w:r w:rsidRPr="00B30F48">
        <w:t xml:space="preserve">☐  </w:t>
      </w:r>
      <w:r w:rsidRPr="003450AE">
        <w:t>Safety Oriented+: Staff have safety in mind, there is a clearly defined organizational safety culture, safety policies, regular safety training</w:t>
      </w:r>
      <w:r>
        <w:t>.</w:t>
      </w:r>
    </w:p>
    <w:p w14:paraId="3B7B8E20" w14:textId="77777777" w:rsidR="00B14323" w:rsidRDefault="00B14323" w:rsidP="00B14323">
      <w:pPr>
        <w:spacing w:after="0"/>
        <w:ind w:left="720"/>
      </w:pPr>
    </w:p>
    <w:p w14:paraId="7BA70BB1" w14:textId="2E987171" w:rsidR="00D577C1" w:rsidRDefault="00A03225" w:rsidP="00D577C1">
      <w:pPr>
        <w:pStyle w:val="Heading2"/>
      </w:pPr>
      <w:r>
        <w:t>6:</w:t>
      </w:r>
      <w:r w:rsidR="00D577C1">
        <w:t xml:space="preserve"> </w:t>
      </w:r>
      <w:r w:rsidR="00274932">
        <w:t xml:space="preserve">Access </w:t>
      </w:r>
      <w:r w:rsidR="00D577C1">
        <w:t>Contro</w:t>
      </w:r>
      <w:r w:rsidR="00797BE2">
        <w:t>l</w:t>
      </w:r>
      <w:r w:rsidR="00274932">
        <w:t xml:space="preserve"> – Subfactor </w:t>
      </w:r>
      <w:r w:rsidR="0060074E">
        <w:t>Score</w:t>
      </w:r>
    </w:p>
    <w:p w14:paraId="2F9D8C6C" w14:textId="350878BA" w:rsidR="0060074E" w:rsidRPr="0060074E" w:rsidRDefault="0060074E" w:rsidP="0060074E">
      <w:r>
        <w:t>Score based directly from answer selected</w:t>
      </w:r>
    </w:p>
    <w:p w14:paraId="52788521" w14:textId="1A2EC085" w:rsidR="00D577C1" w:rsidRPr="00C32FAF" w:rsidRDefault="00D577C1" w:rsidP="00D577C1">
      <w:r w:rsidRPr="00C32FAF">
        <w:rPr>
          <w:b/>
          <w:bCs/>
        </w:rPr>
        <w:t xml:space="preserve">Question: </w:t>
      </w:r>
      <w:r w:rsidRPr="003450AE">
        <w:t>What level of</w:t>
      </w:r>
      <w:r w:rsidR="006811F1" w:rsidRPr="003450AE">
        <w:t xml:space="preserve"> access</w:t>
      </w:r>
      <w:r w:rsidR="006811F1">
        <w:t xml:space="preserve"> control is in place for the </w:t>
      </w:r>
      <w:r w:rsidRPr="003450AE">
        <w:t>components and software of the CCCG</w:t>
      </w:r>
      <w:r>
        <w:t>?</w:t>
      </w:r>
    </w:p>
    <w:p w14:paraId="74981854" w14:textId="0E0FC053" w:rsidR="00D577C1" w:rsidRPr="003450AE" w:rsidRDefault="00D577C1" w:rsidP="00D577C1">
      <w:pPr>
        <w:numPr>
          <w:ilvl w:val="0"/>
          <w:numId w:val="25"/>
        </w:numPr>
        <w:spacing w:after="0"/>
      </w:pPr>
      <w:r w:rsidRPr="00B30F48">
        <w:t xml:space="preserve">☐ </w:t>
      </w:r>
      <w:r w:rsidR="006811F1">
        <w:t>A</w:t>
      </w:r>
      <w:r w:rsidRPr="003450AE">
        <w:t xml:space="preserve">: </w:t>
      </w:r>
      <w:r w:rsidR="00C25C52" w:rsidRPr="003450AE">
        <w:t>No control, open access networks, unsecured physical locations.</w:t>
      </w:r>
    </w:p>
    <w:p w14:paraId="09EA4A73" w14:textId="2D150677" w:rsidR="00D577C1" w:rsidRDefault="00D577C1" w:rsidP="00D577C1">
      <w:pPr>
        <w:numPr>
          <w:ilvl w:val="0"/>
          <w:numId w:val="25"/>
        </w:numPr>
        <w:spacing w:after="0"/>
      </w:pPr>
      <w:r w:rsidRPr="00B30F48">
        <w:t xml:space="preserve">☐ </w:t>
      </w:r>
      <w:r w:rsidR="006811F1">
        <w:t>B</w:t>
      </w:r>
      <w:r w:rsidRPr="003450AE">
        <w:t xml:space="preserve">: </w:t>
      </w:r>
      <w:r w:rsidR="00BF1A8D" w:rsidRPr="003450AE">
        <w:t>Secured physical locations, private networks, general institutional access, multiple unrelated software systems found in single physical location</w:t>
      </w:r>
      <w:r w:rsidRPr="003450AE">
        <w:t>.</w:t>
      </w:r>
    </w:p>
    <w:p w14:paraId="7C36E209" w14:textId="427A8B69" w:rsidR="00D577C1" w:rsidRDefault="00D577C1" w:rsidP="00D577C1">
      <w:pPr>
        <w:numPr>
          <w:ilvl w:val="0"/>
          <w:numId w:val="25"/>
        </w:numPr>
        <w:spacing w:after="0"/>
      </w:pPr>
      <w:r w:rsidRPr="00B30F48">
        <w:t xml:space="preserve">☐ </w:t>
      </w:r>
      <w:r w:rsidR="006811F1">
        <w:t>C</w:t>
      </w:r>
      <w:r w:rsidRPr="003450AE">
        <w:t xml:space="preserve">: </w:t>
      </w:r>
      <w:r w:rsidR="000A1E87" w:rsidRPr="003450AE">
        <w:t>Secured physical locations, private networks, limited institutional access (e.g., authorized personnel only, and passwords).</w:t>
      </w:r>
    </w:p>
    <w:p w14:paraId="47DA48AB" w14:textId="6BF39A87" w:rsidR="006811F1" w:rsidRDefault="006811F1" w:rsidP="00D577C1">
      <w:pPr>
        <w:numPr>
          <w:ilvl w:val="0"/>
          <w:numId w:val="25"/>
        </w:numPr>
        <w:spacing w:after="0"/>
      </w:pPr>
      <w:r w:rsidRPr="00B30F48">
        <w:t xml:space="preserve">☐ </w:t>
      </w:r>
      <w:r>
        <w:t>D</w:t>
      </w:r>
      <w:r w:rsidRPr="003450AE">
        <w:t>:</w:t>
      </w:r>
      <w:r w:rsidR="000B0648" w:rsidRPr="000B0648">
        <w:t xml:space="preserve"> </w:t>
      </w:r>
      <w:r w:rsidR="000B0648" w:rsidRPr="003450AE">
        <w:t xml:space="preserve">Secured physical locations, private networks, limited access to authorized and trained personnel only. Close supervision is employed. The area where software is </w:t>
      </w:r>
      <w:r w:rsidR="000B0648" w:rsidRPr="003450AE">
        <w:lastRenderedPageBreak/>
        <w:t>found is limited to software of similar purposes (i.e., multiple software programs on the same machine but all related to similar</w:t>
      </w:r>
      <w:r w:rsidR="006E580D">
        <w:t xml:space="preserve"> purpose</w:t>
      </w:r>
      <w:r w:rsidR="000B0648" w:rsidRPr="003450AE">
        <w:t>) multiple systems may be present in the same area</w:t>
      </w:r>
      <w:r w:rsidR="006E580D">
        <w:t>.</w:t>
      </w:r>
    </w:p>
    <w:p w14:paraId="3CB5B59A" w14:textId="35F72D97" w:rsidR="006811F1" w:rsidRDefault="006811F1" w:rsidP="00D577C1">
      <w:pPr>
        <w:numPr>
          <w:ilvl w:val="0"/>
          <w:numId w:val="25"/>
        </w:numPr>
        <w:spacing w:after="0"/>
      </w:pPr>
      <w:r w:rsidRPr="00B30F48">
        <w:t xml:space="preserve">☐ </w:t>
      </w:r>
      <w:r>
        <w:t>E</w:t>
      </w:r>
      <w:r w:rsidRPr="003450AE">
        <w:t>:</w:t>
      </w:r>
      <w:r w:rsidR="00483A51" w:rsidRPr="00483A51">
        <w:t xml:space="preserve"> </w:t>
      </w:r>
      <w:r w:rsidR="00483A51" w:rsidRPr="003450AE">
        <w:t>Secured physical locations, private networks, extremely limited access, trained personnel only operating under close supervision, specialized machines (i.e., no other software present),</w:t>
      </w:r>
      <w:r w:rsidR="00483A51" w:rsidRPr="003450AE" w:rsidDel="007F18DE">
        <w:t xml:space="preserve"> </w:t>
      </w:r>
      <w:r w:rsidR="00483A51" w:rsidRPr="003450AE">
        <w:t>only a single-purpose system is present in the area.</w:t>
      </w:r>
    </w:p>
    <w:p w14:paraId="3EBD6838" w14:textId="77777777" w:rsidR="00D577C1" w:rsidRDefault="00D577C1" w:rsidP="006743ED"/>
    <w:p w14:paraId="7953C185" w14:textId="7ABB2F37" w:rsidR="00553697" w:rsidRDefault="00274932" w:rsidP="00553697">
      <w:pPr>
        <w:pStyle w:val="Heading2"/>
      </w:pPr>
      <w:r>
        <w:t>7</w:t>
      </w:r>
      <w:r w:rsidR="0060074E">
        <w:t>:</w:t>
      </w:r>
      <w:r>
        <w:t xml:space="preserve"> Testi</w:t>
      </w:r>
      <w:r w:rsidR="0060074E">
        <w:t>ng – Subfactor Score</w:t>
      </w:r>
      <w:r w:rsidR="00553697">
        <w:t xml:space="preserve"> </w:t>
      </w:r>
    </w:p>
    <w:p w14:paraId="37C733F7" w14:textId="0931AB12" w:rsidR="0060074E" w:rsidRPr="0060074E" w:rsidRDefault="0060074E" w:rsidP="0060074E">
      <w:r>
        <w:t>Score based directly from answer selected</w:t>
      </w:r>
    </w:p>
    <w:p w14:paraId="1D34042E" w14:textId="330A5282" w:rsidR="00553697" w:rsidRPr="00C32FAF" w:rsidRDefault="00553697" w:rsidP="00553697">
      <w:r w:rsidRPr="00C32FAF">
        <w:rPr>
          <w:b/>
          <w:bCs/>
        </w:rPr>
        <w:t xml:space="preserve">Question: </w:t>
      </w:r>
      <w:r w:rsidRPr="003450AE">
        <w:t xml:space="preserve">What level of </w:t>
      </w:r>
      <w:r w:rsidR="00F02DF5">
        <w:t>testing is planned or has been implemented for the</w:t>
      </w:r>
      <w:r w:rsidRPr="003450AE">
        <w:t xml:space="preserve"> CCCG</w:t>
      </w:r>
      <w:r>
        <w:t>?</w:t>
      </w:r>
    </w:p>
    <w:p w14:paraId="527B6EA5" w14:textId="26597139" w:rsidR="00F02DF5" w:rsidRPr="003450AE" w:rsidRDefault="00F02DF5" w:rsidP="00F02DF5">
      <w:pPr>
        <w:numPr>
          <w:ilvl w:val="0"/>
          <w:numId w:val="26"/>
        </w:numPr>
        <w:spacing w:after="0"/>
      </w:pPr>
      <w:r w:rsidRPr="00B30F48">
        <w:t xml:space="preserve">☐ </w:t>
      </w:r>
      <w:r>
        <w:t>A</w:t>
      </w:r>
      <w:r w:rsidRPr="003450AE">
        <w:t xml:space="preserve">: </w:t>
      </w:r>
      <w:r w:rsidR="00F7597C" w:rsidRPr="003450AE">
        <w:t>No testing of the system, specifically the CCCG</w:t>
      </w:r>
      <w:r w:rsidRPr="003450AE">
        <w:t>.</w:t>
      </w:r>
    </w:p>
    <w:p w14:paraId="64509B16" w14:textId="0DBCBCF6" w:rsidR="00F02DF5" w:rsidRDefault="00F02DF5" w:rsidP="00F02DF5">
      <w:pPr>
        <w:numPr>
          <w:ilvl w:val="0"/>
          <w:numId w:val="26"/>
        </w:numPr>
        <w:spacing w:after="0"/>
      </w:pPr>
      <w:r w:rsidRPr="00B30F48">
        <w:t xml:space="preserve">☐ </w:t>
      </w:r>
      <w:r>
        <w:t>B</w:t>
      </w:r>
      <w:r w:rsidRPr="003450AE">
        <w:t xml:space="preserve">: </w:t>
      </w:r>
      <w:r w:rsidR="002220FE" w:rsidRPr="003450AE">
        <w:t>Individual unit testing (single examples for each software type within CCCG). An example unit has been tested</w:t>
      </w:r>
      <w:r w:rsidRPr="003450AE">
        <w:t>.</w:t>
      </w:r>
    </w:p>
    <w:p w14:paraId="035A9175" w14:textId="1A68D0F1" w:rsidR="00F02DF5" w:rsidRDefault="00F02DF5" w:rsidP="00F02DF5">
      <w:pPr>
        <w:numPr>
          <w:ilvl w:val="0"/>
          <w:numId w:val="26"/>
        </w:numPr>
        <w:spacing w:after="0"/>
      </w:pPr>
      <w:r w:rsidRPr="00B30F48">
        <w:t xml:space="preserve">☐ </w:t>
      </w:r>
      <w:r>
        <w:t>C</w:t>
      </w:r>
      <w:r w:rsidRPr="003450AE">
        <w:t xml:space="preserve">: </w:t>
      </w:r>
      <w:r w:rsidR="001C11BC" w:rsidRPr="003450AE">
        <w:t>Detailed testing is performed on an example system (i.e., CCCG). Testing includes verification and compliance testing to ensure the CCCG meets all required criteria as a unit</w:t>
      </w:r>
      <w:r w:rsidRPr="003450AE">
        <w:t>.</w:t>
      </w:r>
    </w:p>
    <w:p w14:paraId="448AEFA6" w14:textId="4E2D3073" w:rsidR="00F02DF5" w:rsidRDefault="00F02DF5" w:rsidP="00F02DF5">
      <w:pPr>
        <w:numPr>
          <w:ilvl w:val="0"/>
          <w:numId w:val="26"/>
        </w:numPr>
        <w:spacing w:after="0"/>
      </w:pPr>
      <w:r w:rsidRPr="00B30F48">
        <w:t xml:space="preserve">☐ </w:t>
      </w:r>
      <w:r>
        <w:t>D</w:t>
      </w:r>
      <w:r w:rsidRPr="003450AE">
        <w:t>:</w:t>
      </w:r>
      <w:r w:rsidRPr="000B0648">
        <w:t xml:space="preserve"> </w:t>
      </w:r>
      <w:r w:rsidR="00546DD5" w:rsidRPr="003450AE">
        <w:t>Commissioning tests performed on the specific CCCG to be employed. Detailed integration testing of the CCCG, in addition to stress testing</w:t>
      </w:r>
      <w:r>
        <w:t>.</w:t>
      </w:r>
    </w:p>
    <w:p w14:paraId="21188B59" w14:textId="29532ABC" w:rsidR="00F02DF5" w:rsidRDefault="00F02DF5" w:rsidP="00F02DF5">
      <w:pPr>
        <w:numPr>
          <w:ilvl w:val="0"/>
          <w:numId w:val="26"/>
        </w:numPr>
        <w:spacing w:after="0"/>
      </w:pPr>
      <w:r w:rsidRPr="00B30F48">
        <w:t xml:space="preserve">☐ </w:t>
      </w:r>
      <w:r>
        <w:t>E</w:t>
      </w:r>
      <w:r w:rsidRPr="003450AE">
        <w:t>:</w:t>
      </w:r>
      <w:r w:rsidRPr="00483A51">
        <w:t xml:space="preserve"> </w:t>
      </w:r>
      <w:r w:rsidR="008861FE" w:rsidRPr="008861FE">
        <w:t xml:space="preserve">In addition to C&amp;D levels, a long-term test is conducted for the CCCG. The test is performed in parallel with existing system for approximately </w:t>
      </w:r>
      <w:r w:rsidR="008861FE">
        <w:t xml:space="preserve">for </w:t>
      </w:r>
      <w:r w:rsidR="00797BE2">
        <w:t>a specified duration (e.g.,</w:t>
      </w:r>
      <w:r w:rsidR="008861FE" w:rsidRPr="008861FE">
        <w:t>1 year</w:t>
      </w:r>
      <w:r w:rsidR="008861FE">
        <w:t>.</w:t>
      </w:r>
      <w:r w:rsidR="00797BE2">
        <w:t>)</w:t>
      </w:r>
    </w:p>
    <w:p w14:paraId="479280DC" w14:textId="77777777" w:rsidR="00D577C1" w:rsidRPr="006743ED" w:rsidRDefault="00D577C1" w:rsidP="006743ED"/>
    <w:sectPr w:rsidR="00D577C1" w:rsidRPr="006743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8" w:author="Congjian Wang" w:date="2025-10-01T20:00:00Z" w:initials="CW">
    <w:p w14:paraId="6D55D73E" w14:textId="74BBB5AD" w:rsidR="00680DE7" w:rsidRDefault="00680DE7" w:rsidP="00680DE7">
      <w:r>
        <w:rPr>
          <w:rStyle w:val="CommentReference"/>
        </w:rPr>
        <w:annotationRef/>
      </w:r>
      <w:r>
        <w:rPr>
          <w:sz w:val="20"/>
          <w:szCs w:val="20"/>
        </w:rPr>
        <w:t xml:space="preserve">I think this should be no procedure and normal interaction. </w:t>
      </w:r>
      <w:r>
        <w:fldChar w:fldCharType="begin"/>
      </w:r>
      <w:r>
        <w:instrText>HYPERLINK "mailto:Tate.Shorthill@inl.gov"</w:instrText>
      </w:r>
      <w:bookmarkStart w:id="31" w:name="_@_5278FBE068CFFA49B91675B72A784CADZ"/>
      <w:r>
        <w:fldChar w:fldCharType="separate"/>
      </w:r>
      <w:bookmarkEnd w:id="31"/>
      <w:r w:rsidRPr="00680DE7">
        <w:rPr>
          <w:rStyle w:val="Mention"/>
          <w:noProof/>
        </w:rPr>
        <w:t>@Tate H. Shorthill</w:t>
      </w:r>
      <w:r>
        <w:fldChar w:fldCharType="end"/>
      </w:r>
    </w:p>
  </w:comment>
  <w:comment w:id="32" w:author="Congjian Wang" w:date="2025-10-01T21:57:00Z" w:initials="CW">
    <w:p w14:paraId="02A61F2C" w14:textId="1C26A439" w:rsidR="00C00A94" w:rsidRDefault="00C00A94" w:rsidP="00C00A94">
      <w:r>
        <w:rPr>
          <w:rStyle w:val="CommentReference"/>
        </w:rPr>
        <w:annotationRef/>
      </w:r>
      <w:r>
        <w:rPr>
          <w:sz w:val="20"/>
          <w:szCs w:val="20"/>
        </w:rPr>
        <w:t xml:space="preserve">There are some overlaps, and I need to have a discussion with you. </w:t>
      </w:r>
      <w:r>
        <w:fldChar w:fldCharType="begin"/>
      </w:r>
      <w:r>
        <w:instrText>HYPERLINK "mailto:Tate.Shorthill@inl.gov"</w:instrText>
      </w:r>
      <w:bookmarkStart w:id="33" w:name="_@_143AD79F2F71AD409C22AE017B44CFB7Z"/>
      <w:r>
        <w:fldChar w:fldCharType="separate"/>
      </w:r>
      <w:bookmarkEnd w:id="33"/>
      <w:r w:rsidRPr="00C00A94">
        <w:rPr>
          <w:rStyle w:val="Mention"/>
          <w:noProof/>
        </w:rPr>
        <w:t>@Tate H. Shorthill</w:t>
      </w:r>
      <w:r>
        <w:fldChar w:fldCharType="end"/>
      </w:r>
    </w:p>
  </w:comment>
  <w:comment w:id="80" w:author="Tate H. Shorthill" w:date="2025-10-06T18:27:00Z" w:initials="TS">
    <w:p w14:paraId="764BF31B" w14:textId="77777777" w:rsidR="00F70458" w:rsidRDefault="00F70458" w:rsidP="00F70458">
      <w:pPr>
        <w:pStyle w:val="CommentText"/>
      </w:pPr>
      <w:r>
        <w:rPr>
          <w:rStyle w:val="CommentReference"/>
        </w:rPr>
        <w:annotationRef/>
      </w:r>
      <w:r>
        <w:t xml:space="preserve">Working on better explanation </w:t>
      </w:r>
    </w:p>
  </w:comment>
  <w:comment w:id="81" w:author="Tate H. Shorthill" w:date="2025-10-06T18:30:00Z" w:initials="TS">
    <w:p w14:paraId="0AFDA963" w14:textId="7184545F" w:rsidR="001424DA" w:rsidRDefault="001424DA" w:rsidP="001424DA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>HYPERLINK "mailto:Congjian.Wang@inl.gov"</w:instrText>
      </w:r>
      <w:bookmarkStart w:id="83" w:name="_@_0DE21DFD6E914FC2BF828A288943040DZ"/>
      <w:r>
        <w:fldChar w:fldCharType="separate"/>
      </w:r>
      <w:bookmarkEnd w:id="83"/>
      <w:r w:rsidRPr="001424DA">
        <w:rPr>
          <w:rStyle w:val="Mention"/>
          <w:noProof/>
        </w:rPr>
        <w:t>@Congjian Wang</w:t>
      </w:r>
      <w:r>
        <w:fldChar w:fldCharType="end"/>
      </w:r>
      <w:r>
        <w:t xml:space="preserve"> I’m making changes. probably will form this table. Working on better explanations but I think it will be more clear in this form. Also likely to combine Operation and maintenance control questions</w:t>
      </w:r>
    </w:p>
  </w:comment>
  <w:comment w:id="86" w:author="Congjian Wang" w:date="2025-10-01T21:57:00Z" w:initials="CW">
    <w:p w14:paraId="28FD2E21" w14:textId="5F69BF19" w:rsidR="00C00A94" w:rsidRDefault="00C00A94" w:rsidP="00C00A94">
      <w:r>
        <w:rPr>
          <w:rStyle w:val="CommentReference"/>
        </w:rPr>
        <w:annotationRef/>
      </w:r>
      <w:r>
        <w:rPr>
          <w:sz w:val="20"/>
          <w:szCs w:val="20"/>
        </w:rPr>
        <w:t>There are overlaps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D55D73E" w15:done="0"/>
  <w15:commentEx w15:paraId="02A61F2C" w15:done="0"/>
  <w15:commentEx w15:paraId="764BF31B" w15:done="0"/>
  <w15:commentEx w15:paraId="0AFDA963" w15:paraIdParent="764BF31B" w15:done="0"/>
  <w15:commentEx w15:paraId="28FD2E2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FD948D4" w16cex:dateUtc="2025-10-02T02:00:00Z"/>
  <w16cex:commentExtensible w16cex:durableId="5A9A8122" w16cex:dateUtc="2025-10-02T03:57:00Z"/>
  <w16cex:commentExtensible w16cex:durableId="634C165D" w16cex:dateUtc="2025-10-07T00:27:00Z"/>
  <w16cex:commentExtensible w16cex:durableId="5F0A03AF" w16cex:dateUtc="2025-10-07T00:30:00Z"/>
  <w16cex:commentExtensible w16cex:durableId="53E05476" w16cex:dateUtc="2025-10-02T03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D55D73E" w16cid:durableId="2FD948D4"/>
  <w16cid:commentId w16cid:paraId="02A61F2C" w16cid:durableId="5A9A8122"/>
  <w16cid:commentId w16cid:paraId="764BF31B" w16cid:durableId="634C165D"/>
  <w16cid:commentId w16cid:paraId="0AFDA963" w16cid:durableId="5F0A03AF"/>
  <w16cid:commentId w16cid:paraId="28FD2E21" w16cid:durableId="53E0547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B7CDE"/>
    <w:multiLevelType w:val="multilevel"/>
    <w:tmpl w:val="F1D4E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B822B8"/>
    <w:multiLevelType w:val="multilevel"/>
    <w:tmpl w:val="F1D4E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AA49A7"/>
    <w:multiLevelType w:val="multilevel"/>
    <w:tmpl w:val="F1D4E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F2187F"/>
    <w:multiLevelType w:val="multilevel"/>
    <w:tmpl w:val="F1D4E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706C88"/>
    <w:multiLevelType w:val="multilevel"/>
    <w:tmpl w:val="F1D4E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B52D48"/>
    <w:multiLevelType w:val="multilevel"/>
    <w:tmpl w:val="F1D4E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923E74"/>
    <w:multiLevelType w:val="multilevel"/>
    <w:tmpl w:val="F1D4E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0E0F54"/>
    <w:multiLevelType w:val="multilevel"/>
    <w:tmpl w:val="F1D4E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8763A1"/>
    <w:multiLevelType w:val="hybridMultilevel"/>
    <w:tmpl w:val="E1CCCF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5132D0"/>
    <w:multiLevelType w:val="multilevel"/>
    <w:tmpl w:val="F1D4E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162380"/>
    <w:multiLevelType w:val="multilevel"/>
    <w:tmpl w:val="F1D4E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7A1EC1"/>
    <w:multiLevelType w:val="multilevel"/>
    <w:tmpl w:val="F1D4E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380C16"/>
    <w:multiLevelType w:val="hybridMultilevel"/>
    <w:tmpl w:val="81D8E3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6A6D32"/>
    <w:multiLevelType w:val="multilevel"/>
    <w:tmpl w:val="F1D4E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6A563D"/>
    <w:multiLevelType w:val="multilevel"/>
    <w:tmpl w:val="F1D4E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802735"/>
    <w:multiLevelType w:val="multilevel"/>
    <w:tmpl w:val="F1D4E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A82C75"/>
    <w:multiLevelType w:val="multilevel"/>
    <w:tmpl w:val="F1D4E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0A5749"/>
    <w:multiLevelType w:val="multilevel"/>
    <w:tmpl w:val="F1D4E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6F5A24"/>
    <w:multiLevelType w:val="hybridMultilevel"/>
    <w:tmpl w:val="BDCCAD9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49904FF"/>
    <w:multiLevelType w:val="multilevel"/>
    <w:tmpl w:val="F1D4E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0C1B97"/>
    <w:multiLevelType w:val="multilevel"/>
    <w:tmpl w:val="F1D4E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DE77DB"/>
    <w:multiLevelType w:val="multilevel"/>
    <w:tmpl w:val="F1D4E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FC2D5F"/>
    <w:multiLevelType w:val="hybridMultilevel"/>
    <w:tmpl w:val="2E92000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36E13B5"/>
    <w:multiLevelType w:val="multilevel"/>
    <w:tmpl w:val="F1D4E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C04C87"/>
    <w:multiLevelType w:val="multilevel"/>
    <w:tmpl w:val="F1D4E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7F60A8"/>
    <w:multiLevelType w:val="multilevel"/>
    <w:tmpl w:val="F1D4E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4590781">
    <w:abstractNumId w:val="14"/>
  </w:num>
  <w:num w:numId="2" w16cid:durableId="190610068">
    <w:abstractNumId w:val="18"/>
  </w:num>
  <w:num w:numId="3" w16cid:durableId="1921597417">
    <w:abstractNumId w:val="3"/>
  </w:num>
  <w:num w:numId="4" w16cid:durableId="746266863">
    <w:abstractNumId w:val="20"/>
  </w:num>
  <w:num w:numId="5" w16cid:durableId="685063926">
    <w:abstractNumId w:val="23"/>
  </w:num>
  <w:num w:numId="6" w16cid:durableId="1513227661">
    <w:abstractNumId w:val="17"/>
  </w:num>
  <w:num w:numId="7" w16cid:durableId="1530684380">
    <w:abstractNumId w:val="25"/>
  </w:num>
  <w:num w:numId="8" w16cid:durableId="1327438616">
    <w:abstractNumId w:val="16"/>
  </w:num>
  <w:num w:numId="9" w16cid:durableId="1430271913">
    <w:abstractNumId w:val="2"/>
  </w:num>
  <w:num w:numId="10" w16cid:durableId="443578122">
    <w:abstractNumId w:val="12"/>
  </w:num>
  <w:num w:numId="11" w16cid:durableId="233859490">
    <w:abstractNumId w:val="10"/>
  </w:num>
  <w:num w:numId="12" w16cid:durableId="1614898396">
    <w:abstractNumId w:val="4"/>
  </w:num>
  <w:num w:numId="13" w16cid:durableId="1829443419">
    <w:abstractNumId w:val="13"/>
  </w:num>
  <w:num w:numId="14" w16cid:durableId="604272268">
    <w:abstractNumId w:val="6"/>
  </w:num>
  <w:num w:numId="15" w16cid:durableId="91435086">
    <w:abstractNumId w:val="11"/>
  </w:num>
  <w:num w:numId="16" w16cid:durableId="1666278433">
    <w:abstractNumId w:val="5"/>
  </w:num>
  <w:num w:numId="17" w16cid:durableId="90005094">
    <w:abstractNumId w:val="9"/>
  </w:num>
  <w:num w:numId="18" w16cid:durableId="472336780">
    <w:abstractNumId w:val="1"/>
  </w:num>
  <w:num w:numId="19" w16cid:durableId="837697914">
    <w:abstractNumId w:val="0"/>
  </w:num>
  <w:num w:numId="20" w16cid:durableId="1803617556">
    <w:abstractNumId w:val="21"/>
  </w:num>
  <w:num w:numId="21" w16cid:durableId="1318191380">
    <w:abstractNumId w:val="15"/>
  </w:num>
  <w:num w:numId="22" w16cid:durableId="1367023588">
    <w:abstractNumId w:val="22"/>
  </w:num>
  <w:num w:numId="23" w16cid:durableId="1710177167">
    <w:abstractNumId w:val="8"/>
  </w:num>
  <w:num w:numId="24" w16cid:durableId="1767841781">
    <w:abstractNumId w:val="19"/>
  </w:num>
  <w:num w:numId="25" w16cid:durableId="729233795">
    <w:abstractNumId w:val="7"/>
  </w:num>
  <w:num w:numId="26" w16cid:durableId="677850738">
    <w:abstractNumId w:val="2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dward Chen">
    <w15:presenceInfo w15:providerId="AD" w15:userId="S::Edward.Chen@inl.gov::d17545a6-84c3-4831-8f84-056a7b31ee3f"/>
  </w15:person>
  <w15:person w15:author="Tate H. Shorthill">
    <w15:presenceInfo w15:providerId="AD" w15:userId="S::Tate.Shorthill@inl.gov::64dcfde3-c5df-431d-a79c-69820815d92f"/>
  </w15:person>
  <w15:person w15:author="Congjian Wang">
    <w15:presenceInfo w15:providerId="AD" w15:userId="S::Congjian.Wang@inl.gov::18790317-30ac-465e-8114-1d5db7f90a7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6EB"/>
    <w:rsid w:val="000542CE"/>
    <w:rsid w:val="0006589B"/>
    <w:rsid w:val="00075AB4"/>
    <w:rsid w:val="0009375C"/>
    <w:rsid w:val="00094831"/>
    <w:rsid w:val="00095798"/>
    <w:rsid w:val="00096657"/>
    <w:rsid w:val="000A1E87"/>
    <w:rsid w:val="000A4A29"/>
    <w:rsid w:val="000A4CF5"/>
    <w:rsid w:val="000B0648"/>
    <w:rsid w:val="000B42BC"/>
    <w:rsid w:val="000B5060"/>
    <w:rsid w:val="000F5092"/>
    <w:rsid w:val="0010187C"/>
    <w:rsid w:val="00126859"/>
    <w:rsid w:val="00135D46"/>
    <w:rsid w:val="001424DA"/>
    <w:rsid w:val="00143E41"/>
    <w:rsid w:val="00145235"/>
    <w:rsid w:val="0016793D"/>
    <w:rsid w:val="00183576"/>
    <w:rsid w:val="00186D2A"/>
    <w:rsid w:val="001904F2"/>
    <w:rsid w:val="001B547D"/>
    <w:rsid w:val="001C11BC"/>
    <w:rsid w:val="001C2DBC"/>
    <w:rsid w:val="001E42CF"/>
    <w:rsid w:val="001E4DF2"/>
    <w:rsid w:val="00220020"/>
    <w:rsid w:val="002220FE"/>
    <w:rsid w:val="00250F73"/>
    <w:rsid w:val="00273E98"/>
    <w:rsid w:val="00274932"/>
    <w:rsid w:val="00277184"/>
    <w:rsid w:val="00277B65"/>
    <w:rsid w:val="00277C15"/>
    <w:rsid w:val="002875A0"/>
    <w:rsid w:val="002A6FCA"/>
    <w:rsid w:val="002C3BFD"/>
    <w:rsid w:val="002E28DC"/>
    <w:rsid w:val="00302BB1"/>
    <w:rsid w:val="00303906"/>
    <w:rsid w:val="003212A6"/>
    <w:rsid w:val="00321972"/>
    <w:rsid w:val="00326723"/>
    <w:rsid w:val="0033139C"/>
    <w:rsid w:val="00334CFE"/>
    <w:rsid w:val="00337782"/>
    <w:rsid w:val="00343C2B"/>
    <w:rsid w:val="00345423"/>
    <w:rsid w:val="003900C3"/>
    <w:rsid w:val="00392103"/>
    <w:rsid w:val="003971C4"/>
    <w:rsid w:val="003B601F"/>
    <w:rsid w:val="003E6169"/>
    <w:rsid w:val="003E7163"/>
    <w:rsid w:val="003F74DA"/>
    <w:rsid w:val="003F77DA"/>
    <w:rsid w:val="0040401A"/>
    <w:rsid w:val="00411336"/>
    <w:rsid w:val="00430BFE"/>
    <w:rsid w:val="00431398"/>
    <w:rsid w:val="00432E66"/>
    <w:rsid w:val="00450CBF"/>
    <w:rsid w:val="0046010E"/>
    <w:rsid w:val="00475562"/>
    <w:rsid w:val="00480612"/>
    <w:rsid w:val="004810AB"/>
    <w:rsid w:val="004815FB"/>
    <w:rsid w:val="00483A51"/>
    <w:rsid w:val="004A758D"/>
    <w:rsid w:val="004C3B9B"/>
    <w:rsid w:val="004D07A1"/>
    <w:rsid w:val="004F4C66"/>
    <w:rsid w:val="005235F4"/>
    <w:rsid w:val="00541451"/>
    <w:rsid w:val="00546DD5"/>
    <w:rsid w:val="005505D9"/>
    <w:rsid w:val="00553697"/>
    <w:rsid w:val="00553B10"/>
    <w:rsid w:val="0057489F"/>
    <w:rsid w:val="00575BD1"/>
    <w:rsid w:val="00576459"/>
    <w:rsid w:val="00595F9E"/>
    <w:rsid w:val="00596B06"/>
    <w:rsid w:val="005C39D4"/>
    <w:rsid w:val="005C5978"/>
    <w:rsid w:val="0060074E"/>
    <w:rsid w:val="00612016"/>
    <w:rsid w:val="00642A25"/>
    <w:rsid w:val="00656110"/>
    <w:rsid w:val="00663DFC"/>
    <w:rsid w:val="006743ED"/>
    <w:rsid w:val="00680DE7"/>
    <w:rsid w:val="006811F1"/>
    <w:rsid w:val="00687F66"/>
    <w:rsid w:val="0069699C"/>
    <w:rsid w:val="006A5244"/>
    <w:rsid w:val="006A74AF"/>
    <w:rsid w:val="006A7E2B"/>
    <w:rsid w:val="006C1DB7"/>
    <w:rsid w:val="006E580D"/>
    <w:rsid w:val="006F3AB9"/>
    <w:rsid w:val="00702591"/>
    <w:rsid w:val="0071725B"/>
    <w:rsid w:val="00725D7C"/>
    <w:rsid w:val="0074264A"/>
    <w:rsid w:val="007525CD"/>
    <w:rsid w:val="0077304C"/>
    <w:rsid w:val="007766A9"/>
    <w:rsid w:val="00777AE2"/>
    <w:rsid w:val="00792AB1"/>
    <w:rsid w:val="00797BE2"/>
    <w:rsid w:val="007D0569"/>
    <w:rsid w:val="007D40AE"/>
    <w:rsid w:val="00800033"/>
    <w:rsid w:val="00801E6B"/>
    <w:rsid w:val="00815ADE"/>
    <w:rsid w:val="00835753"/>
    <w:rsid w:val="00863DE6"/>
    <w:rsid w:val="008861FE"/>
    <w:rsid w:val="008936EB"/>
    <w:rsid w:val="00893AF2"/>
    <w:rsid w:val="008973A1"/>
    <w:rsid w:val="008A42FD"/>
    <w:rsid w:val="008B0666"/>
    <w:rsid w:val="008C0990"/>
    <w:rsid w:val="00904A7F"/>
    <w:rsid w:val="00922060"/>
    <w:rsid w:val="0093151E"/>
    <w:rsid w:val="0096177C"/>
    <w:rsid w:val="00963F50"/>
    <w:rsid w:val="00973425"/>
    <w:rsid w:val="00990870"/>
    <w:rsid w:val="009A1B50"/>
    <w:rsid w:val="009B6FD9"/>
    <w:rsid w:val="009D26E7"/>
    <w:rsid w:val="009D5B72"/>
    <w:rsid w:val="009D6560"/>
    <w:rsid w:val="009D6DEE"/>
    <w:rsid w:val="00A03225"/>
    <w:rsid w:val="00A12C85"/>
    <w:rsid w:val="00A16921"/>
    <w:rsid w:val="00A30000"/>
    <w:rsid w:val="00A35E3A"/>
    <w:rsid w:val="00A41F82"/>
    <w:rsid w:val="00A42F96"/>
    <w:rsid w:val="00A66FB9"/>
    <w:rsid w:val="00A81B2D"/>
    <w:rsid w:val="00A829E2"/>
    <w:rsid w:val="00A9548B"/>
    <w:rsid w:val="00AA3F7E"/>
    <w:rsid w:val="00AC39A0"/>
    <w:rsid w:val="00AE12BE"/>
    <w:rsid w:val="00AF61A9"/>
    <w:rsid w:val="00B07E31"/>
    <w:rsid w:val="00B14323"/>
    <w:rsid w:val="00B17F0C"/>
    <w:rsid w:val="00B23275"/>
    <w:rsid w:val="00B2470A"/>
    <w:rsid w:val="00B2780E"/>
    <w:rsid w:val="00B30F48"/>
    <w:rsid w:val="00B346CF"/>
    <w:rsid w:val="00B36BC5"/>
    <w:rsid w:val="00B372C0"/>
    <w:rsid w:val="00B42DD3"/>
    <w:rsid w:val="00B47E85"/>
    <w:rsid w:val="00B52513"/>
    <w:rsid w:val="00B6581F"/>
    <w:rsid w:val="00BA04F1"/>
    <w:rsid w:val="00BA1203"/>
    <w:rsid w:val="00BA169A"/>
    <w:rsid w:val="00BA1A8F"/>
    <w:rsid w:val="00BA3B08"/>
    <w:rsid w:val="00BC335E"/>
    <w:rsid w:val="00BF1A8D"/>
    <w:rsid w:val="00C00A94"/>
    <w:rsid w:val="00C02814"/>
    <w:rsid w:val="00C05D61"/>
    <w:rsid w:val="00C05DC4"/>
    <w:rsid w:val="00C15FDB"/>
    <w:rsid w:val="00C25C04"/>
    <w:rsid w:val="00C25C52"/>
    <w:rsid w:val="00C32FAF"/>
    <w:rsid w:val="00C761D8"/>
    <w:rsid w:val="00C806F2"/>
    <w:rsid w:val="00C864E1"/>
    <w:rsid w:val="00C92C7D"/>
    <w:rsid w:val="00CA1ABF"/>
    <w:rsid w:val="00CC73CE"/>
    <w:rsid w:val="00CD4A5D"/>
    <w:rsid w:val="00D00886"/>
    <w:rsid w:val="00D03D28"/>
    <w:rsid w:val="00D2532F"/>
    <w:rsid w:val="00D26C68"/>
    <w:rsid w:val="00D309A9"/>
    <w:rsid w:val="00D577C1"/>
    <w:rsid w:val="00D80BE5"/>
    <w:rsid w:val="00D834A6"/>
    <w:rsid w:val="00DB7E5A"/>
    <w:rsid w:val="00DC1B44"/>
    <w:rsid w:val="00DD420D"/>
    <w:rsid w:val="00DE3C57"/>
    <w:rsid w:val="00E25F82"/>
    <w:rsid w:val="00E321AC"/>
    <w:rsid w:val="00E32973"/>
    <w:rsid w:val="00E428E5"/>
    <w:rsid w:val="00E728F9"/>
    <w:rsid w:val="00E84746"/>
    <w:rsid w:val="00E84AC2"/>
    <w:rsid w:val="00E972A9"/>
    <w:rsid w:val="00EE576D"/>
    <w:rsid w:val="00EF7A77"/>
    <w:rsid w:val="00F02DF5"/>
    <w:rsid w:val="00F048DD"/>
    <w:rsid w:val="00F04E12"/>
    <w:rsid w:val="00F06F78"/>
    <w:rsid w:val="00F24911"/>
    <w:rsid w:val="00F36F79"/>
    <w:rsid w:val="00F41642"/>
    <w:rsid w:val="00F50009"/>
    <w:rsid w:val="00F70458"/>
    <w:rsid w:val="00F71639"/>
    <w:rsid w:val="00F7597C"/>
    <w:rsid w:val="00F827D0"/>
    <w:rsid w:val="00F84EA9"/>
    <w:rsid w:val="00F971B7"/>
    <w:rsid w:val="00FB09EE"/>
    <w:rsid w:val="00FB4D12"/>
    <w:rsid w:val="00FC64FD"/>
    <w:rsid w:val="00FD0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2C3D8"/>
  <w15:chartTrackingRefBased/>
  <w15:docId w15:val="{7061B9B1-A069-49F2-A332-651FB81F1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3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36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6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6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36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36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6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6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6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6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6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6E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B09EE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80DE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80DE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80DE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0DE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0DE7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680DE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D80BE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microsoft.com/office/2019/05/relationships/documenttasks" Target="documenttasks/documenttasks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documenttasks/documenttasks1.xml><?xml version="1.0" encoding="utf-8"?>
<t:Tasks xmlns:t="http://schemas.microsoft.com/office/tasks/2019/documenttasks" xmlns:oel="http://schemas.microsoft.com/office/2019/extlst">
  <t:Task id="{EC661FBD-D4EA-8740-BBE8-E966722C184F}">
    <t:Anchor>
      <t:Comment id="802769108"/>
    </t:Anchor>
    <t:History>
      <t:Event id="{EB837C89-38D5-AD46-BE5F-582C27E81772}" time="2025-10-02T02:00:17.795Z">
        <t:Attribution userId="S::Congjian.Wang@inl.gov::18790317-30ac-465e-8114-1d5db7f90a74" userProvider="AD" userName="Congjian Wang"/>
        <t:Anchor>
          <t:Comment id="802769108"/>
        </t:Anchor>
        <t:Create/>
      </t:Event>
      <t:Event id="{5D409C4F-E756-D24A-91BB-14FF6927FFE9}" time="2025-10-02T02:00:17.795Z">
        <t:Attribution userId="S::Congjian.Wang@inl.gov::18790317-30ac-465e-8114-1d5db7f90a74" userProvider="AD" userName="Congjian Wang"/>
        <t:Anchor>
          <t:Comment id="802769108"/>
        </t:Anchor>
        <t:Assign userId="S::Tate.Shorthill@inl.gov::64dcfde3-c5df-431d-a79c-69820815d92f" userProvider="AD" userName="Tate H. Shorthill"/>
      </t:Event>
      <t:Event id="{04E91C17-A7A2-3D4D-BC18-B787F3AFDC18}" time="2025-10-02T02:00:17.795Z">
        <t:Attribution userId="S::Congjian.Wang@inl.gov::18790317-30ac-465e-8114-1d5db7f90a74" userProvider="AD" userName="Congjian Wang"/>
        <t:Anchor>
          <t:Comment id="802769108"/>
        </t:Anchor>
        <t:SetTitle title="I think this should be no procedure and normal interaction. @Tate H. Shorthill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2052</Words>
  <Characters>11700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Tate H. Shorthill</dc:creator>
  <cp:keywords/>
  <dc:description/>
  <cp:lastModifiedBy>Edward Chen</cp:lastModifiedBy>
  <cp:revision>6</cp:revision>
  <dcterms:created xsi:type="dcterms:W3CDTF">2026-04-28T20:20:00Z</dcterms:created>
  <dcterms:modified xsi:type="dcterms:W3CDTF">2026-04-28T20:24:00Z</dcterms:modified>
</cp:coreProperties>
</file>